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9DFAE" w14:textId="09256814" w:rsidR="0062526A" w:rsidRPr="00CF1BDB" w:rsidRDefault="0062526A" w:rsidP="0062526A">
      <w:pPr>
        <w:contextualSpacing/>
        <w:jc w:val="right"/>
        <w:rPr>
          <w:rFonts w:ascii="Arial" w:hAnsi="Arial" w:cs="Arial"/>
          <w:b/>
          <w:bCs/>
        </w:rPr>
      </w:pPr>
      <w:bookmarkStart w:id="0" w:name="_Hlk58419286"/>
      <w:bookmarkStart w:id="1" w:name="_Hlk49433743"/>
      <w:r w:rsidRPr="00CF1BDB">
        <w:rPr>
          <w:rFonts w:ascii="Arial" w:hAnsi="Arial" w:cs="Arial"/>
          <w:b/>
          <w:bCs/>
        </w:rPr>
        <w:t>Proceedings of the ASME</w:t>
      </w:r>
      <w:r>
        <w:rPr>
          <w:rFonts w:ascii="Arial" w:hAnsi="Arial" w:cs="Arial"/>
          <w:b/>
          <w:bCs/>
        </w:rPr>
        <w:t xml:space="preserve"> 202</w:t>
      </w:r>
      <w:r w:rsidR="007F5145">
        <w:rPr>
          <w:rFonts w:ascii="Arial" w:hAnsi="Arial" w:cs="Arial"/>
          <w:b/>
          <w:bCs/>
        </w:rPr>
        <w:t>1</w:t>
      </w:r>
    </w:p>
    <w:p w14:paraId="17171C9E" w14:textId="77777777" w:rsidR="0062526A" w:rsidRPr="00CF1BDB" w:rsidRDefault="0062526A" w:rsidP="0062526A">
      <w:pPr>
        <w:contextualSpacing/>
        <w:jc w:val="right"/>
        <w:rPr>
          <w:rFonts w:ascii="Arial" w:hAnsi="Arial" w:cs="Arial"/>
          <w:b/>
          <w:bCs/>
        </w:rPr>
      </w:pPr>
      <w:r w:rsidRPr="005A22D2">
        <w:rPr>
          <w:rFonts w:ascii="Arial" w:hAnsi="Arial" w:cs="Arial"/>
          <w:b/>
          <w:bCs/>
        </w:rPr>
        <w:t xml:space="preserve">International Design Engineering Technical Conferences and </w:t>
      </w:r>
      <w:r>
        <w:rPr>
          <w:rFonts w:ascii="Arial" w:hAnsi="Arial" w:cs="Arial"/>
          <w:b/>
          <w:bCs/>
        </w:rPr>
        <w:br/>
      </w:r>
      <w:r w:rsidRPr="005A22D2">
        <w:rPr>
          <w:rFonts w:ascii="Arial" w:hAnsi="Arial" w:cs="Arial"/>
          <w:b/>
          <w:bCs/>
        </w:rPr>
        <w:t xml:space="preserve">Computers and Information in Engineering </w:t>
      </w:r>
      <w:r w:rsidRPr="00CF1BDB">
        <w:rPr>
          <w:rFonts w:ascii="Arial" w:hAnsi="Arial" w:cs="Arial"/>
          <w:b/>
          <w:bCs/>
        </w:rPr>
        <w:t>Conference</w:t>
      </w:r>
    </w:p>
    <w:p w14:paraId="6CB18F92" w14:textId="77777777" w:rsidR="0062526A" w:rsidRPr="00CF1BDB" w:rsidRDefault="0062526A" w:rsidP="0062526A">
      <w:pPr>
        <w:contextualSpacing/>
        <w:jc w:val="right"/>
        <w:rPr>
          <w:rFonts w:ascii="Arial" w:hAnsi="Arial" w:cs="Arial"/>
          <w:b/>
          <w:bCs/>
        </w:rPr>
      </w:pPr>
      <w:r>
        <w:rPr>
          <w:rFonts w:ascii="Arial"/>
          <w:b/>
          <w:w w:val="95"/>
        </w:rPr>
        <w:t>IDETC/CIE</w:t>
      </w:r>
      <w:r w:rsidRPr="00CF1BDB">
        <w:rPr>
          <w:rFonts w:ascii="Arial" w:hAnsi="Arial" w:cs="Arial"/>
          <w:b/>
          <w:bCs/>
        </w:rPr>
        <w:t>202</w:t>
      </w:r>
      <w:r>
        <w:rPr>
          <w:rFonts w:ascii="Arial" w:hAnsi="Arial" w:cs="Arial"/>
          <w:b/>
          <w:bCs/>
        </w:rPr>
        <w:t>1</w:t>
      </w:r>
      <w:r w:rsidRPr="001F233D">
        <w:rPr>
          <w:rFonts w:ascii="Arial" w:hAnsi="Arial" w:cs="Arial"/>
          <w:b/>
          <w:bCs/>
        </w:rPr>
        <w:br/>
      </w:r>
      <w:r>
        <w:rPr>
          <w:rFonts w:ascii="Arial" w:hAnsi="Arial" w:cs="Arial"/>
          <w:b/>
          <w:bCs/>
        </w:rPr>
        <w:t>August 17-20</w:t>
      </w:r>
      <w:r w:rsidRPr="001F233D">
        <w:rPr>
          <w:rFonts w:ascii="Arial" w:hAnsi="Arial" w:cs="Arial"/>
          <w:b/>
          <w:bCs/>
        </w:rPr>
        <w:t>, 20</w:t>
      </w:r>
      <w:r>
        <w:rPr>
          <w:rFonts w:ascii="Arial" w:hAnsi="Arial" w:cs="Arial"/>
          <w:b/>
          <w:bCs/>
        </w:rPr>
        <w:t>21</w:t>
      </w:r>
      <w:r w:rsidRPr="001F233D">
        <w:rPr>
          <w:rFonts w:ascii="Arial" w:hAnsi="Arial" w:cs="Arial"/>
          <w:b/>
          <w:bCs/>
        </w:rPr>
        <w:t xml:space="preserve">, </w:t>
      </w:r>
      <w:r>
        <w:rPr>
          <w:rFonts w:ascii="Arial" w:hAnsi="Arial" w:cs="Arial"/>
          <w:b/>
          <w:bCs/>
        </w:rPr>
        <w:t>Virtual, Online</w:t>
      </w:r>
    </w:p>
    <w:p w14:paraId="72DDBA63" w14:textId="77777777" w:rsidR="0062526A" w:rsidRPr="0012344E" w:rsidRDefault="0062526A" w:rsidP="0062526A">
      <w:pPr>
        <w:pStyle w:val="DocumentNumber"/>
        <w:spacing w:before="720"/>
        <w:rPr>
          <w:szCs w:val="36"/>
        </w:rPr>
      </w:pPr>
      <w:r>
        <w:rPr>
          <w:szCs w:val="36"/>
        </w:rPr>
        <w:t>DETC2021</w:t>
      </w:r>
      <w:r w:rsidRPr="0012344E">
        <w:rPr>
          <w:szCs w:val="36"/>
        </w:rPr>
        <w:t>-</w:t>
      </w:r>
      <w:r>
        <w:rPr>
          <w:szCs w:val="36"/>
        </w:rPr>
        <w:t>XXXX</w:t>
      </w:r>
    </w:p>
    <w:bookmarkEnd w:id="0"/>
    <w:p w14:paraId="665FE52C" w14:textId="3F446CF7" w:rsidR="00D471D9" w:rsidRPr="0012344E" w:rsidRDefault="00D471D9" w:rsidP="0062526A">
      <w:pPr>
        <w:contextualSpacing/>
        <w:jc w:val="right"/>
        <w:rPr>
          <w:szCs w:val="36"/>
        </w:rPr>
      </w:pPr>
    </w:p>
    <w:bookmarkEnd w:id="1"/>
    <w:p w14:paraId="5A1EFBC8" w14:textId="28E87D83" w:rsidR="008B61D2" w:rsidRPr="00A5037A" w:rsidRDefault="008B61D2" w:rsidP="000C7573">
      <w:pPr>
        <w:jc w:val="right"/>
        <w:rPr>
          <w:rFonts w:ascii="Arial" w:hAnsi="Arial" w:cs="Arial"/>
          <w:b/>
          <w:sz w:val="32"/>
          <w:szCs w:val="32"/>
        </w:rPr>
        <w:sectPr w:rsidR="008B61D2" w:rsidRPr="00A5037A">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720" w:bottom="1440" w:left="720" w:header="720" w:footer="720" w:gutter="0"/>
          <w:cols w:space="720"/>
        </w:sectPr>
      </w:pPr>
    </w:p>
    <w:p w14:paraId="71AE1BB8" w14:textId="77777777" w:rsidR="008B61D2" w:rsidRPr="0012344E" w:rsidRDefault="0014064C" w:rsidP="0062526A">
      <w:pPr>
        <w:pStyle w:val="Title"/>
        <w:spacing w:before="680"/>
        <w:rPr>
          <w:sz w:val="22"/>
          <w:szCs w:val="22"/>
        </w:rPr>
      </w:pPr>
      <w:r w:rsidRPr="0012344E">
        <w:rPr>
          <w:sz w:val="22"/>
          <w:szCs w:val="22"/>
        </w:rPr>
        <w:t>PLACE TITLE HERE: PLACE SU</w:t>
      </w:r>
      <w:r w:rsidR="0012344E" w:rsidRPr="0012344E">
        <w:rPr>
          <w:sz w:val="22"/>
          <w:szCs w:val="22"/>
        </w:rPr>
        <w:t>BTITLE AFTER COLON (USE ARIAL 11</w:t>
      </w:r>
      <w:r w:rsidRPr="0012344E">
        <w:rPr>
          <w:sz w:val="22"/>
          <w:szCs w:val="22"/>
        </w:rPr>
        <w:t>)</w:t>
      </w:r>
    </w:p>
    <w:p w14:paraId="3F6A498B" w14:textId="77777777" w:rsidR="008B61D2" w:rsidRDefault="008B61D2"/>
    <w:p w14:paraId="6B944252" w14:textId="77777777" w:rsidR="008B61D2" w:rsidRDefault="008B61D2"/>
    <w:tbl>
      <w:tblPr>
        <w:tblW w:w="5000" w:type="pct"/>
        <w:tblLook w:val="0000" w:firstRow="0" w:lastRow="0" w:firstColumn="0" w:lastColumn="0" w:noHBand="0" w:noVBand="0"/>
      </w:tblPr>
      <w:tblGrid>
        <w:gridCol w:w="2109"/>
        <w:gridCol w:w="2417"/>
        <w:gridCol w:w="2417"/>
        <w:gridCol w:w="2417"/>
      </w:tblGrid>
      <w:tr w:rsidR="008104C8" w14:paraId="0EFB8BE6" w14:textId="2EE20A80" w:rsidTr="008104C8">
        <w:trPr>
          <w:trHeight w:val="1047"/>
        </w:trPr>
        <w:tc>
          <w:tcPr>
            <w:tcW w:w="1127" w:type="pct"/>
          </w:tcPr>
          <w:p w14:paraId="31C1220D" w14:textId="705E8216" w:rsidR="008104C8" w:rsidRPr="007B2BF3" w:rsidRDefault="008104C8">
            <w:pPr>
              <w:pStyle w:val="Author"/>
            </w:pPr>
            <w:bookmarkStart w:id="2" w:name="PutAuthorsHere"/>
            <w:r>
              <w:t>First Author</w:t>
            </w:r>
          </w:p>
          <w:p w14:paraId="594413AE" w14:textId="77777777" w:rsidR="008104C8" w:rsidRDefault="008104C8">
            <w:pPr>
              <w:pStyle w:val="Author"/>
              <w:rPr>
                <w:b w:val="0"/>
              </w:rPr>
            </w:pPr>
            <w:r>
              <w:rPr>
                <w:b w:val="0"/>
              </w:rPr>
              <w:t>Affiliation Here</w:t>
            </w:r>
          </w:p>
          <w:p w14:paraId="23B3D494" w14:textId="77777777" w:rsidR="008104C8" w:rsidRPr="007B2BF3" w:rsidRDefault="008104C8" w:rsidP="007B2BF3">
            <w:pPr>
              <w:pStyle w:val="Affiliation"/>
            </w:pPr>
            <w:r>
              <w:t>New York, NY</w:t>
            </w:r>
          </w:p>
        </w:tc>
        <w:tc>
          <w:tcPr>
            <w:tcW w:w="1291" w:type="pct"/>
          </w:tcPr>
          <w:p w14:paraId="44EEE77D" w14:textId="5D9B2890" w:rsidR="008104C8" w:rsidRPr="007B2BF3" w:rsidRDefault="008104C8" w:rsidP="007B2BF3">
            <w:pPr>
              <w:pStyle w:val="Author"/>
            </w:pPr>
            <w:r>
              <w:t>Second Author</w:t>
            </w:r>
          </w:p>
          <w:p w14:paraId="1C338951" w14:textId="77777777" w:rsidR="008104C8" w:rsidRDefault="008104C8" w:rsidP="007B2BF3">
            <w:pPr>
              <w:pStyle w:val="Author"/>
              <w:rPr>
                <w:b w:val="0"/>
              </w:rPr>
            </w:pPr>
            <w:r>
              <w:rPr>
                <w:b w:val="0"/>
              </w:rPr>
              <w:t>Affiliation Here</w:t>
            </w:r>
          </w:p>
          <w:p w14:paraId="0027B947" w14:textId="77777777" w:rsidR="008104C8" w:rsidRPr="007B2BF3" w:rsidRDefault="008104C8" w:rsidP="007B2BF3">
            <w:pPr>
              <w:pStyle w:val="Author"/>
              <w:rPr>
                <w:b w:val="0"/>
              </w:rPr>
            </w:pPr>
            <w:r>
              <w:rPr>
                <w:b w:val="0"/>
              </w:rPr>
              <w:t>Beijing, China</w:t>
            </w:r>
          </w:p>
        </w:tc>
        <w:tc>
          <w:tcPr>
            <w:tcW w:w="1291" w:type="pct"/>
          </w:tcPr>
          <w:p w14:paraId="6D5B07CF" w14:textId="77777777" w:rsidR="008104C8" w:rsidRDefault="008104C8" w:rsidP="008104C8">
            <w:pPr>
              <w:pStyle w:val="Author"/>
              <w:rPr>
                <w:b w:val="0"/>
              </w:rPr>
            </w:pPr>
            <w:r>
              <w:t>Third Author</w:t>
            </w:r>
            <w:r>
              <w:br/>
            </w:r>
            <w:r>
              <w:rPr>
                <w:b w:val="0"/>
              </w:rPr>
              <w:t>Affiliation Here</w:t>
            </w:r>
          </w:p>
          <w:p w14:paraId="30B9AAA4" w14:textId="18EB2C1C" w:rsidR="008104C8" w:rsidRPr="008104C8" w:rsidRDefault="008854A3" w:rsidP="008104C8">
            <w:pPr>
              <w:pStyle w:val="Author"/>
              <w:rPr>
                <w:b w:val="0"/>
                <w:bCs/>
              </w:rPr>
            </w:pPr>
            <w:r>
              <w:rPr>
                <w:b w:val="0"/>
                <w:bCs/>
              </w:rPr>
              <w:t>Warsaw, Poland</w:t>
            </w:r>
          </w:p>
        </w:tc>
        <w:tc>
          <w:tcPr>
            <w:tcW w:w="1291" w:type="pct"/>
          </w:tcPr>
          <w:p w14:paraId="24109100" w14:textId="77777777" w:rsidR="00BE716A" w:rsidRDefault="00BE716A" w:rsidP="00BE716A">
            <w:pPr>
              <w:pStyle w:val="Author"/>
              <w:rPr>
                <w:b w:val="0"/>
              </w:rPr>
            </w:pPr>
            <w:r>
              <w:t>Fourth Author</w:t>
            </w:r>
            <w:r>
              <w:br/>
            </w:r>
            <w:r>
              <w:rPr>
                <w:b w:val="0"/>
              </w:rPr>
              <w:t>Affiliation Here</w:t>
            </w:r>
          </w:p>
          <w:p w14:paraId="6B3230B8" w14:textId="77777777" w:rsidR="00BE716A" w:rsidRPr="008104C8" w:rsidRDefault="00BE716A" w:rsidP="00BE716A">
            <w:pPr>
              <w:pStyle w:val="Author"/>
              <w:rPr>
                <w:b w:val="0"/>
                <w:bCs/>
              </w:rPr>
            </w:pPr>
            <w:r>
              <w:rPr>
                <w:b w:val="0"/>
                <w:bCs/>
              </w:rPr>
              <w:t>Hyderabad, India</w:t>
            </w:r>
          </w:p>
          <w:p w14:paraId="5DD41CC2" w14:textId="5CDB7C08" w:rsidR="008104C8" w:rsidRDefault="008104C8" w:rsidP="00BE716A">
            <w:pPr>
              <w:pStyle w:val="Author"/>
            </w:pPr>
          </w:p>
        </w:tc>
      </w:tr>
      <w:tr w:rsidR="00BE716A" w14:paraId="16F7D520" w14:textId="77777777" w:rsidTr="00BE716A">
        <w:trPr>
          <w:trHeight w:val="1047"/>
        </w:trPr>
        <w:tc>
          <w:tcPr>
            <w:tcW w:w="2418" w:type="pct"/>
            <w:gridSpan w:val="2"/>
          </w:tcPr>
          <w:p w14:paraId="5BD314E0" w14:textId="09284D88" w:rsidR="00BE716A" w:rsidRPr="007B2BF3" w:rsidRDefault="00BE716A" w:rsidP="00AB10B4">
            <w:pPr>
              <w:pStyle w:val="Author"/>
            </w:pPr>
            <w:r>
              <w:t>Fifth Author</w:t>
            </w:r>
          </w:p>
          <w:p w14:paraId="4BD4AB51" w14:textId="77777777" w:rsidR="00BE716A" w:rsidRDefault="00BE716A" w:rsidP="00AB10B4">
            <w:pPr>
              <w:pStyle w:val="Author"/>
              <w:rPr>
                <w:b w:val="0"/>
              </w:rPr>
            </w:pPr>
            <w:r>
              <w:rPr>
                <w:b w:val="0"/>
              </w:rPr>
              <w:t>Affiliation Here</w:t>
            </w:r>
          </w:p>
          <w:p w14:paraId="4BE937BE" w14:textId="71EE949E" w:rsidR="00BE716A" w:rsidRPr="007B2BF3" w:rsidRDefault="00BE716A" w:rsidP="00AB10B4">
            <w:pPr>
              <w:pStyle w:val="Affiliation"/>
            </w:pPr>
            <w:r>
              <w:t>Accra, Ghana</w:t>
            </w:r>
          </w:p>
          <w:p w14:paraId="2A0AE10C" w14:textId="0C151B0E" w:rsidR="00BE716A" w:rsidRPr="007B2BF3" w:rsidRDefault="00BE716A" w:rsidP="00AB10B4">
            <w:pPr>
              <w:pStyle w:val="Author"/>
              <w:rPr>
                <w:b w:val="0"/>
              </w:rPr>
            </w:pPr>
          </w:p>
        </w:tc>
        <w:tc>
          <w:tcPr>
            <w:tcW w:w="2582" w:type="pct"/>
            <w:gridSpan w:val="2"/>
          </w:tcPr>
          <w:p w14:paraId="081A3BF6" w14:textId="507499E6" w:rsidR="00BE716A" w:rsidRDefault="00BE716A" w:rsidP="00AB10B4">
            <w:pPr>
              <w:pStyle w:val="Author"/>
              <w:rPr>
                <w:b w:val="0"/>
              </w:rPr>
            </w:pPr>
            <w:r>
              <w:t>Sixth Author</w:t>
            </w:r>
            <w:r>
              <w:br/>
            </w:r>
            <w:r>
              <w:rPr>
                <w:b w:val="0"/>
              </w:rPr>
              <w:t>Affiliation Here</w:t>
            </w:r>
          </w:p>
          <w:p w14:paraId="51ED4834" w14:textId="703CEF58" w:rsidR="00BE716A" w:rsidRPr="00BE716A" w:rsidRDefault="00BE716A" w:rsidP="00BE716A">
            <w:pPr>
              <w:pStyle w:val="Author"/>
              <w:rPr>
                <w:b w:val="0"/>
                <w:bCs/>
              </w:rPr>
            </w:pPr>
            <w:r w:rsidRPr="00BE716A">
              <w:rPr>
                <w:b w:val="0"/>
                <w:bCs/>
              </w:rPr>
              <w:t>R</w:t>
            </w:r>
            <w:r>
              <w:rPr>
                <w:b w:val="0"/>
                <w:bCs/>
              </w:rPr>
              <w:t>ome, Italy</w:t>
            </w:r>
          </w:p>
        </w:tc>
      </w:tr>
      <w:bookmarkEnd w:id="2"/>
    </w:tbl>
    <w:p w14:paraId="6332A562" w14:textId="77777777" w:rsidR="008B61D2" w:rsidRDefault="008B61D2">
      <w:pPr>
        <w:sectPr w:rsidR="008B61D2" w:rsidSect="00A5037A">
          <w:type w:val="continuous"/>
          <w:pgSz w:w="12240" w:h="15840"/>
          <w:pgMar w:top="720" w:right="1440" w:bottom="720" w:left="1440" w:header="720" w:footer="720" w:gutter="0"/>
          <w:cols w:space="720"/>
        </w:sectPr>
      </w:pPr>
    </w:p>
    <w:p w14:paraId="28FF9CF7" w14:textId="77777777" w:rsidR="008B61D2" w:rsidRPr="0012344E" w:rsidRDefault="008B61D2">
      <w:pPr>
        <w:pStyle w:val="AbstractClauseTitle"/>
      </w:pPr>
      <w:r w:rsidRPr="0012344E">
        <w:t>Abstract</w:t>
      </w:r>
    </w:p>
    <w:p w14:paraId="71357F27" w14:textId="77777777" w:rsidR="003E27FF" w:rsidRPr="0012344E" w:rsidRDefault="00B67CE2" w:rsidP="000552C1">
      <w:pPr>
        <w:pStyle w:val="BodyTextIndent"/>
        <w:rPr>
          <w:i/>
        </w:rPr>
      </w:pPr>
      <w:r>
        <w:rPr>
          <w:i/>
        </w:rPr>
        <w:t xml:space="preserve">Abstracts should be about 200 words. </w:t>
      </w:r>
      <w:r w:rsidR="003E27FF" w:rsidRPr="0012344E">
        <w:rPr>
          <w:i/>
        </w:rPr>
        <w:t xml:space="preserve">All running text, including the abstract, should be right-justified, in two columns, </w:t>
      </w:r>
      <w:r w:rsidR="00940364" w:rsidRPr="0012344E">
        <w:rPr>
          <w:i/>
        </w:rPr>
        <w:t xml:space="preserve">single-spaced, </w:t>
      </w:r>
      <w:r w:rsidR="003E27FF" w:rsidRPr="0012344E">
        <w:rPr>
          <w:i/>
        </w:rPr>
        <w:t>and in Times New Roman size 1</w:t>
      </w:r>
      <w:r w:rsidR="0012344E">
        <w:rPr>
          <w:i/>
        </w:rPr>
        <w:t>0</w:t>
      </w:r>
      <w:r w:rsidR="000552C1" w:rsidRPr="0012344E">
        <w:rPr>
          <w:i/>
        </w:rPr>
        <w:t xml:space="preserve"> font.</w:t>
      </w:r>
    </w:p>
    <w:p w14:paraId="2C5BE9B0" w14:textId="77777777" w:rsidR="00D02522" w:rsidRPr="005E134D" w:rsidRDefault="00390A3A" w:rsidP="005E134D">
      <w:pPr>
        <w:pStyle w:val="BodyTextIndent"/>
        <w:rPr>
          <w:i/>
        </w:rPr>
      </w:pPr>
      <w:r w:rsidRPr="0012344E">
        <w:t>Keywords: Place any keywords here</w:t>
      </w:r>
    </w:p>
    <w:p w14:paraId="3D0A9967" w14:textId="77777777" w:rsidR="00D02522" w:rsidRPr="00D02522" w:rsidRDefault="00D02522" w:rsidP="004C64C5">
      <w:pPr>
        <w:pStyle w:val="BodyTextIndent"/>
        <w:ind w:firstLine="0"/>
      </w:pPr>
    </w:p>
    <w:p w14:paraId="5AABE2FA" w14:textId="77777777" w:rsidR="008B61D2" w:rsidRPr="0012344E" w:rsidRDefault="008B61D2" w:rsidP="005E134D">
      <w:pPr>
        <w:pStyle w:val="NomenclatureClauseTitle"/>
        <w:numPr>
          <w:ilvl w:val="0"/>
          <w:numId w:val="3"/>
        </w:numPr>
        <w:spacing w:before="0"/>
        <w:ind w:left="360"/>
        <w:jc w:val="left"/>
      </w:pPr>
      <w:r w:rsidRPr="0012344E">
        <w:t>INTRODUCTION</w:t>
      </w:r>
    </w:p>
    <w:p w14:paraId="0F2F7381" w14:textId="1A93F19D" w:rsidR="008B61D2" w:rsidRDefault="00A9258A" w:rsidP="00F0013E">
      <w:pPr>
        <w:pStyle w:val="BodyTextIndent"/>
        <w:rPr>
          <w:kern w:val="0"/>
          <w:lang w:eastAsia="zh-CN"/>
        </w:rPr>
      </w:pPr>
      <w:r w:rsidRPr="00A9258A">
        <w:rPr>
          <w:kern w:val="0"/>
        </w:rPr>
        <w:t xml:space="preserve">Additive </w:t>
      </w:r>
      <w:r w:rsidR="00573087">
        <w:rPr>
          <w:rFonts w:hint="eastAsia"/>
          <w:kern w:val="0"/>
          <w:lang w:eastAsia="zh-CN"/>
        </w:rPr>
        <w:t>M</w:t>
      </w:r>
      <w:r w:rsidRPr="00A9258A">
        <w:rPr>
          <w:kern w:val="0"/>
        </w:rPr>
        <w:t>anufacturing</w:t>
      </w:r>
      <w:r>
        <w:rPr>
          <w:kern w:val="0"/>
        </w:rPr>
        <w:t xml:space="preserve"> (AM), also known as 3D printing, is one of the most promising manufacturing technologies. It shows </w:t>
      </w:r>
      <w:del w:id="3" w:author="Javid Akhavan" w:date="2021-02-14T17:35:00Z">
        <w:r w:rsidDel="00F0013E">
          <w:rPr>
            <w:kern w:val="0"/>
          </w:rPr>
          <w:delText xml:space="preserve">great </w:delText>
        </w:r>
      </w:del>
      <w:ins w:id="4" w:author="Javid Akhavan" w:date="2021-02-14T17:35:00Z">
        <w:r w:rsidR="00F0013E">
          <w:rPr>
            <w:kern w:val="0"/>
          </w:rPr>
          <w:t>excellen</w:t>
        </w:r>
        <w:r w:rsidR="00F0013E">
          <w:rPr>
            <w:kern w:val="0"/>
          </w:rPr>
          <w:t xml:space="preserve">t </w:t>
        </w:r>
      </w:ins>
      <w:r>
        <w:rPr>
          <w:kern w:val="0"/>
        </w:rPr>
        <w:t>potential in cost and energy reduction compared with other manufacturing techniques</w:t>
      </w:r>
      <w:r w:rsidR="00C27C0F" w:rsidRPr="00C27C0F">
        <w:t xml:space="preserve"> </w:t>
      </w:r>
      <w:r w:rsidR="00C27C0F">
        <w:rPr>
          <w:kern w:val="0"/>
        </w:rPr>
        <w:fldChar w:fldCharType="begin"/>
      </w:r>
      <w:r w:rsidR="00C27C0F">
        <w:rPr>
          <w:kern w:val="0"/>
        </w:rPr>
        <w:instrText xml:space="preserve"> ADDIN EN.CITE &lt;EndNote&gt;&lt;Cite&gt;&lt;Author&gt;Frazier&lt;/Author&gt;&lt;Year&gt;2014&lt;/Year&gt;&lt;RecNum&gt;39&lt;/RecNum&gt;&lt;DisplayText&gt;[1]&lt;/DisplayText&gt;&lt;record&gt;&lt;rec-number&gt;39&lt;/rec-number&gt;&lt;foreign-keys&gt;&lt;key app="EN" db-id="dfdftvffvav2pses2vmvve2yz5wzppevve9e" timestamp="1613005710"&gt;39&lt;/key&gt;&lt;/foreign-keys&gt;&lt;ref-type name="Journal Article"&gt;17&lt;/ref-type&gt;&lt;contributors&gt;&lt;authors&gt;&lt;author&gt;Frazier, W. E.&lt;/author&gt;&lt;/authors&gt;&lt;/contributors&gt;&lt;auth-address&gt;Naval Air Syst Command, Patuxent River, MD 20670 USA&lt;/auth-address&gt;&lt;titles&gt;&lt;title&gt;Metal Additive Manufacturing: A Review&lt;/title&gt;&lt;secondary-title&gt;Journal of Materials Engineering and Performance&lt;/secondary-title&gt;&lt;alt-title&gt;J Mater Eng Perform&lt;/alt-title&gt;&lt;/titles&gt;&lt;periodical&gt;&lt;full-title&gt;Journal of Materials Engineering and Performance&lt;/full-title&gt;&lt;abbr-1&gt;J Mater Eng Perform&lt;/abbr-1&gt;&lt;/periodical&gt;&lt;alt-periodical&gt;&lt;full-title&gt;Journal of Materials Engineering and Performance&lt;/full-title&gt;&lt;abbr-1&gt;J Mater Eng Perform&lt;/abbr-1&gt;&lt;/alt-periodical&gt;&lt;pages&gt;1917-1928&lt;/pages&gt;&lt;volume&gt;23&lt;/volume&gt;&lt;number&gt;6&lt;/number&gt;&lt;keywords&gt;&lt;keyword&gt;fabricated metal&lt;/keyword&gt;&lt;keyword&gt;modeling processes&lt;/keyword&gt;&lt;keyword&gt;powder metallurgy&lt;/keyword&gt;&lt;keyword&gt;microstructural evolution&lt;/keyword&gt;&lt;keyword&gt;small company&lt;/keyword&gt;&lt;keyword&gt;laser&lt;/keyword&gt;&lt;keyword&gt;deposition&lt;/keyword&gt;&lt;keyword&gt;algorithm&lt;/keyword&gt;&lt;/keywords&gt;&lt;dates&gt;&lt;year&gt;2014&lt;/year&gt;&lt;pub-dates&gt;&lt;date&gt;Jun&lt;/date&gt;&lt;/pub-dates&gt;&lt;/dates&gt;&lt;isbn&gt;1059-9495&lt;/isbn&gt;&lt;accession-num&gt;WOS:000336393300001&lt;/accession-num&gt;&lt;urls&gt;&lt;related-urls&gt;&lt;url&gt;&amp;lt;Go to ISI&amp;gt;://WOS:000336393300001&lt;/url&gt;&lt;/related-urls&gt;&lt;/urls&gt;&lt;electronic-resource-num&gt;10.1007/s11665-014-0958-z&lt;/electronic-resource-num&gt;&lt;language&gt;English&lt;/language&gt;&lt;/record&gt;&lt;/Cite&gt;&lt;/EndNote&gt;</w:instrText>
      </w:r>
      <w:r w:rsidR="00C27C0F">
        <w:rPr>
          <w:kern w:val="0"/>
        </w:rPr>
        <w:fldChar w:fldCharType="separate"/>
      </w:r>
      <w:r w:rsidR="00C27C0F">
        <w:rPr>
          <w:noProof/>
          <w:kern w:val="0"/>
        </w:rPr>
        <w:t>[1]</w:t>
      </w:r>
      <w:r w:rsidR="00C27C0F">
        <w:rPr>
          <w:kern w:val="0"/>
        </w:rPr>
        <w:fldChar w:fldCharType="end"/>
      </w:r>
      <w:r>
        <w:rPr>
          <w:kern w:val="0"/>
        </w:rPr>
        <w:t>.</w:t>
      </w:r>
      <w:r w:rsidR="00C27C0F">
        <w:rPr>
          <w:kern w:val="0"/>
        </w:rPr>
        <w:t xml:space="preserve"> </w:t>
      </w:r>
      <w:r w:rsidR="00C27C0F">
        <w:rPr>
          <w:kern w:val="0"/>
          <w:lang w:eastAsia="zh-CN"/>
        </w:rPr>
        <w:t xml:space="preserve">It has </w:t>
      </w:r>
      <w:ins w:id="5" w:author="Javid Akhavan" w:date="2021-02-14T17:34:00Z">
        <w:r w:rsidR="00F0013E">
          <w:rPr>
            <w:kern w:val="0"/>
            <w:lang w:eastAsia="zh-CN"/>
          </w:rPr>
          <w:t xml:space="preserve">an </w:t>
        </w:r>
      </w:ins>
      <w:r w:rsidR="00C27C0F">
        <w:rPr>
          <w:kern w:val="0"/>
          <w:lang w:eastAsia="zh-CN"/>
        </w:rPr>
        <w:t xml:space="preserve">incomparable advantage in fabricating parts with complex structures. However, the process robustness, repeatability, and stability </w:t>
      </w:r>
      <w:r w:rsidR="00C27C0F">
        <w:rPr>
          <w:rFonts w:hint="eastAsia"/>
          <w:kern w:val="0"/>
          <w:lang w:eastAsia="zh-CN"/>
        </w:rPr>
        <w:t>re</w:t>
      </w:r>
      <w:r w:rsidR="00C27C0F">
        <w:rPr>
          <w:kern w:val="0"/>
          <w:lang w:eastAsia="zh-CN"/>
        </w:rPr>
        <w:t xml:space="preserve">strict the development of AM technologies. Therefore, the process </w:t>
      </w:r>
      <w:r w:rsidR="00F00751">
        <w:rPr>
          <w:kern w:val="0"/>
          <w:lang w:eastAsia="zh-CN"/>
        </w:rPr>
        <w:t>monitoring</w:t>
      </w:r>
      <w:del w:id="6" w:author="Javid Akhavan" w:date="2021-02-14T17:35:00Z">
        <w:r w:rsidR="00F00751" w:rsidDel="00F0013E">
          <w:rPr>
            <w:kern w:val="0"/>
            <w:lang w:eastAsia="zh-CN"/>
          </w:rPr>
          <w:delText>,</w:delText>
        </w:r>
      </w:del>
      <w:r w:rsidR="00C27C0F">
        <w:rPr>
          <w:kern w:val="0"/>
          <w:lang w:eastAsia="zh-CN"/>
        </w:rPr>
        <w:t xml:space="preserve"> and anomaly detection become the pre-requisite </w:t>
      </w:r>
      <w:r w:rsidR="00F00751">
        <w:rPr>
          <w:kern w:val="0"/>
          <w:lang w:eastAsia="zh-CN"/>
        </w:rPr>
        <w:t xml:space="preserve">of quality assurances for AM technologies. </w:t>
      </w:r>
    </w:p>
    <w:p w14:paraId="53F6D7AA" w14:textId="72C38A4E" w:rsidR="0095702A" w:rsidRDefault="00F00751" w:rsidP="00F0013E">
      <w:pPr>
        <w:pStyle w:val="BodyTextIndent"/>
        <w:rPr>
          <w:kern w:val="0"/>
          <w:lang w:eastAsia="zh-CN"/>
        </w:rPr>
        <w:pPrChange w:id="7" w:author="Javid Akhavan" w:date="2021-02-14T17:40:00Z">
          <w:pPr>
            <w:pStyle w:val="BodyTextIndent"/>
          </w:pPr>
        </w:pPrChange>
      </w:pPr>
      <w:r>
        <w:rPr>
          <w:kern w:val="0"/>
          <w:lang w:eastAsia="zh-CN"/>
        </w:rPr>
        <w:t>Several in-situ process monitoring solutions have been presented to improve the part quality</w:t>
      </w:r>
      <w:r w:rsidRPr="00F00751">
        <w:t xml:space="preserve"> </w:t>
      </w:r>
      <w:r>
        <w:rPr>
          <w:kern w:val="0"/>
          <w:lang w:eastAsia="zh-CN"/>
        </w:rPr>
        <w:fldChar w:fldCharType="begin">
          <w:fldData xml:space="preserve">PEVuZE5vdGU+PENpdGU+PEF1dGhvcj5MaXU8L0F1dGhvcj48WWVhcj4yMDE4PC9ZZWFyPjxSZWNO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</w:fldData>
        </w:fldChar>
      </w:r>
      <w:r w:rsidR="0095702A">
        <w:rPr>
          <w:kern w:val="0"/>
          <w:lang w:eastAsia="zh-CN"/>
        </w:rPr>
        <w:instrText xml:space="preserve"> ADDIN EN.CITE </w:instrText>
      </w:r>
      <w:r w:rsidR="0095702A">
        <w:rPr>
          <w:kern w:val="0"/>
          <w:lang w:eastAsia="zh-CN"/>
        </w:rPr>
        <w:fldChar w:fldCharType="begin">
          <w:fldData xml:space="preserve">PEVuZE5vdGU+PENpdGU+PEF1dGhvcj5MaXU8L0F1dGhvcj48WWVhcj4yMDE4PC9ZZWFyPjxSZWNO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</w:fldData>
        </w:fldChar>
      </w:r>
      <w:r w:rsidR="0095702A">
        <w:rPr>
          <w:kern w:val="0"/>
          <w:lang w:eastAsia="zh-CN"/>
        </w:rPr>
        <w:instrText xml:space="preserve"> ADDIN EN.CITE.DATA </w:instrText>
      </w:r>
      <w:r w:rsidR="0095702A">
        <w:rPr>
          <w:kern w:val="0"/>
          <w:lang w:eastAsia="zh-CN"/>
        </w:rPr>
      </w:r>
      <w:r w:rsidR="0095702A">
        <w:rPr>
          <w:kern w:val="0"/>
          <w:lang w:eastAsia="zh-CN"/>
        </w:rPr>
        <w:fldChar w:fldCharType="end"/>
      </w:r>
      <w:r>
        <w:rPr>
          <w:kern w:val="0"/>
          <w:lang w:eastAsia="zh-CN"/>
        </w:rPr>
      </w:r>
      <w:r>
        <w:rPr>
          <w:kern w:val="0"/>
          <w:lang w:eastAsia="zh-CN"/>
        </w:rPr>
        <w:fldChar w:fldCharType="separate"/>
      </w:r>
      <w:r w:rsidR="0095702A">
        <w:rPr>
          <w:noProof/>
          <w:kern w:val="0"/>
          <w:lang w:eastAsia="zh-CN"/>
        </w:rPr>
        <w:t>[2-6]</w:t>
      </w:r>
      <w:r>
        <w:rPr>
          <w:kern w:val="0"/>
          <w:lang w:eastAsia="zh-CN"/>
        </w:rPr>
        <w:fldChar w:fldCharType="end"/>
      </w:r>
      <w:r>
        <w:rPr>
          <w:kern w:val="0"/>
          <w:lang w:eastAsia="zh-CN"/>
        </w:rPr>
        <w:t xml:space="preserve">. </w:t>
      </w:r>
      <w:r w:rsidR="00C47D96">
        <w:rPr>
          <w:kern w:val="0"/>
          <w:lang w:eastAsia="zh-CN"/>
        </w:rPr>
        <w:t>Due to the characteristics of AM parts and in-situ monitoring requirements, the non-contact and non-destructive sensors, like vision-based monitoring technologies, are widely u</w:t>
      </w:r>
      <w:r w:rsidR="00D37448">
        <w:rPr>
          <w:kern w:val="0"/>
          <w:lang w:eastAsia="zh-CN"/>
        </w:rPr>
        <w:t>tilized for AM systems. Yi et al.</w:t>
      </w:r>
      <w:r w:rsidR="00C47D96" w:rsidRPr="00C47D96">
        <w:t xml:space="preserve"> </w:t>
      </w:r>
      <w:r w:rsidR="00D37448">
        <w:rPr>
          <w:kern w:val="0"/>
          <w:lang w:eastAsia="zh-CN"/>
        </w:rPr>
        <w:fldChar w:fldCharType="begin"/>
      </w:r>
      <w:r w:rsidR="00D37448">
        <w:rPr>
          <w:kern w:val="0"/>
          <w:lang w:eastAsia="zh-CN"/>
        </w:rPr>
        <w:instrText xml:space="preserve"> ADDIN EN.CITE &lt;EndNote&gt;&lt;Cite&gt;&lt;Author&gt;Wu&lt;/Author&gt;&lt;Year&gt;2017&lt;/Year&gt;&lt;RecNum&gt;43&lt;/RecNum&gt;&lt;DisplayText&gt;[4]&lt;/DisplayText&gt;&lt;record&gt;&lt;rec-number&gt;43&lt;/rec-number&gt;&lt;foreign-keys&gt;&lt;key app="EN" db-id="dfdftvffvav2pses2vmvve2yz5wzppevve9e" timestamp="1613007394"&gt;43&lt;/key&gt;&lt;/foreign-keys&gt;&lt;ref-type name="Journal Article"&gt;17&lt;/ref-type&gt;&lt;contributors&gt;&lt;authors&gt;&lt;author&gt;Wu, Y.&lt;/author&gt;&lt;author&gt;He, K. T.&lt;/author&gt;&lt;author&gt;Zhou, X. M.&lt;/author&gt;&lt;author&gt;Ding, W. Y.&lt;/author&gt;&lt;/authors&gt;&lt;/contributors&gt;&lt;auth-address&gt;Univ Sci &amp;amp; Technol Beijing, Sch Mech Engn, Beijing 100083, Peoples R China&lt;/auth-address&gt;&lt;titles&gt;&lt;title&gt;Machine Vision based Statistical Process Control in Fused Deposition Modeling&lt;/title&gt;&lt;secondary-title&gt;Proceedings of the 2017 12th Ieee Conference on Industrial Electronics and Applications (Iciea)&lt;/secondary-title&gt;&lt;alt-title&gt;C Ind Elect Appl&lt;/alt-title&gt;&lt;/titles&gt;&lt;periodical&gt;&lt;full-title&gt;Proceedings of the 2017 12th Ieee Conference on Industrial Electronics and Applications (Iciea)&lt;/full-title&gt;&lt;abbr-1&gt;C Ind Elect Appl&lt;/abbr-1&gt;&lt;/periodical&gt;&lt;alt-periodical&gt;&lt;full-title&gt;Proceedings of the 2017 12th Ieee Conference on Industrial Electronics and Applications (Iciea)&lt;/full-title&gt;&lt;abbr-1&gt;C Ind Elect Appl&lt;/abbr-1&gt;&lt;/alt-periodical&gt;&lt;pages&gt;936-941&lt;/pages&gt;&lt;keywords&gt;&lt;keyword&gt;fdm&lt;/keyword&gt;&lt;keyword&gt;deject detection&lt;/keyword&gt;&lt;keyword&gt;machine vision&lt;/keyword&gt;&lt;keyword&gt;spc&lt;/keyword&gt;&lt;keyword&gt;profile control&lt;/keyword&gt;&lt;keyword&gt;surface-roughness&lt;/keyword&gt;&lt;keyword&gt;control charts&lt;/keyword&gt;&lt;keyword&gt;optimization&lt;/keyword&gt;&lt;keyword&gt;system&lt;/keyword&gt;&lt;/keywords&gt;&lt;dates&gt;&lt;year&gt;2017&lt;/year&gt;&lt;/dates&gt;&lt;isbn&gt;2156-2318&lt;/isbn&gt;&lt;accession-num&gt;WOS:000426994400170&lt;/accession-num&gt;&lt;urls&gt;&lt;related-urls&gt;&lt;url&gt;&amp;lt;Go to ISI&amp;gt;://WOS:000426994400170&lt;/url&gt;&lt;/related-urls&gt;&lt;/urls&gt;&lt;electronic-resource-num&gt;DOI 10.1109/iciea.2017.8282973&lt;/electronic-resource-num&gt;&lt;language&gt;English&lt;/language&gt;&lt;/record&gt;&lt;/Cite&gt;&lt;/EndNote&gt;</w:instrText>
      </w:r>
      <w:r w:rsidR="00D37448">
        <w:rPr>
          <w:kern w:val="0"/>
          <w:lang w:eastAsia="zh-CN"/>
        </w:rPr>
        <w:fldChar w:fldCharType="separate"/>
      </w:r>
      <w:r w:rsidR="00D37448">
        <w:rPr>
          <w:noProof/>
          <w:kern w:val="0"/>
          <w:lang w:eastAsia="zh-CN"/>
        </w:rPr>
        <w:t>[4]</w:t>
      </w:r>
      <w:r w:rsidR="00D37448">
        <w:rPr>
          <w:kern w:val="0"/>
          <w:lang w:eastAsia="zh-CN"/>
        </w:rPr>
        <w:fldChar w:fldCharType="end"/>
      </w:r>
      <w:r w:rsidR="00D37448">
        <w:rPr>
          <w:kern w:val="0"/>
          <w:lang w:eastAsia="zh-CN"/>
        </w:rPr>
        <w:t xml:space="preserve"> used </w:t>
      </w:r>
      <w:ins w:id="8" w:author="Javid Akhavan" w:date="2021-02-14T17:36:00Z">
        <w:r w:rsidR="00F0013E">
          <w:rPr>
            <w:kern w:val="0"/>
            <w:lang w:eastAsia="zh-CN"/>
          </w:rPr>
          <w:t xml:space="preserve">a </w:t>
        </w:r>
      </w:ins>
      <w:r w:rsidR="00D37448">
        <w:rPr>
          <w:kern w:val="0"/>
          <w:lang w:eastAsia="zh-CN"/>
        </w:rPr>
        <w:t>single camera on the top of a Fused Filament Fabrication (FFF) machine. The upper surface of each layer was captured by the camera and analyzed using machine vision and statistical process</w:t>
      </w:r>
      <w:r w:rsidR="00DD78CD">
        <w:rPr>
          <w:kern w:val="0"/>
          <w:lang w:eastAsia="zh-CN"/>
        </w:rPr>
        <w:t xml:space="preserve"> to detect the contour profile defects. The </w:t>
      </w:r>
      <w:del w:id="9" w:author="Javid Akhavan" w:date="2021-02-14T17:36:00Z">
        <w:r w:rsidR="00DD78CD" w:rsidDel="00F0013E">
          <w:rPr>
            <w:kern w:val="0"/>
            <w:lang w:eastAsia="zh-CN"/>
          </w:rPr>
          <w:delText xml:space="preserve">single </w:delText>
        </w:r>
      </w:del>
      <w:ins w:id="10" w:author="Javid Akhavan" w:date="2021-02-14T17:36:00Z">
        <w:r w:rsidR="00F0013E">
          <w:rPr>
            <w:kern w:val="0"/>
            <w:lang w:eastAsia="zh-CN"/>
          </w:rPr>
          <w:t>single</w:t>
        </w:r>
        <w:r w:rsidR="00F0013E">
          <w:rPr>
            <w:kern w:val="0"/>
            <w:lang w:eastAsia="zh-CN"/>
          </w:rPr>
          <w:t>-</w:t>
        </w:r>
      </w:ins>
      <w:r w:rsidR="00DD78CD">
        <w:rPr>
          <w:kern w:val="0"/>
          <w:lang w:eastAsia="zh-CN"/>
        </w:rPr>
        <w:t>camera cannot capture the depth information accurately of fabricated parts.</w:t>
      </w:r>
      <w:ins w:id="11" w:author="Javid Akhavan" w:date="2021-02-14T17:38:00Z">
        <w:r w:rsidR="00F0013E">
          <w:rPr>
            <w:kern w:val="0"/>
            <w:lang w:eastAsia="zh-CN"/>
          </w:rPr>
          <w:t xml:space="preserve"> Hence,</w:t>
        </w:r>
      </w:ins>
      <w:r w:rsidR="00DD78CD">
        <w:rPr>
          <w:kern w:val="0"/>
          <w:lang w:eastAsia="zh-CN"/>
        </w:rPr>
        <w:t xml:space="preserve"> </w:t>
      </w:r>
      <w:r w:rsidR="007A3EC6">
        <w:rPr>
          <w:kern w:val="0"/>
          <w:lang w:eastAsia="zh-CN"/>
        </w:rPr>
        <w:t xml:space="preserve">Li et al. </w:t>
      </w:r>
      <w:r w:rsidR="0095702A">
        <w:rPr>
          <w:kern w:val="0"/>
          <w:lang w:eastAsia="zh-CN"/>
        </w:rPr>
        <w:fldChar w:fldCharType="begin">
          <w:fldData xml:space="preserve">PEVuZE5vdGU+PENpdGU+PEF1dGhvcj5MaTwvQXV0aG9yPjxZZWFyPjIwMTg8L1llYXI+PFJlY051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</w:fldData>
        </w:fldChar>
      </w:r>
      <w:r w:rsidR="0095702A">
        <w:rPr>
          <w:kern w:val="0"/>
          <w:lang w:eastAsia="zh-CN"/>
        </w:rPr>
        <w:instrText xml:space="preserve"> ADDIN EN.CITE </w:instrText>
      </w:r>
      <w:r w:rsidR="0095702A">
        <w:rPr>
          <w:kern w:val="0"/>
          <w:lang w:eastAsia="zh-CN"/>
        </w:rPr>
        <w:fldChar w:fldCharType="begin">
          <w:fldData xml:space="preserve">PEVuZE5vdGU+PENpdGU+PEF1dGhvcj5MaTwvQXV0aG9yPjxZZWFyPjIwMTg8L1llYXI+PFJlY051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</w:fldData>
        </w:fldChar>
      </w:r>
      <w:r w:rsidR="0095702A">
        <w:rPr>
          <w:kern w:val="0"/>
          <w:lang w:eastAsia="zh-CN"/>
        </w:rPr>
        <w:instrText xml:space="preserve"> ADDIN EN.CITE.DATA </w:instrText>
      </w:r>
      <w:r w:rsidR="0095702A">
        <w:rPr>
          <w:kern w:val="0"/>
          <w:lang w:eastAsia="zh-CN"/>
        </w:rPr>
      </w:r>
      <w:r w:rsidR="0095702A">
        <w:rPr>
          <w:kern w:val="0"/>
          <w:lang w:eastAsia="zh-CN"/>
        </w:rPr>
        <w:fldChar w:fldCharType="end"/>
      </w:r>
      <w:r w:rsidR="0095702A">
        <w:rPr>
          <w:kern w:val="0"/>
          <w:lang w:eastAsia="zh-CN"/>
        </w:rPr>
      </w:r>
      <w:r w:rsidR="0095702A">
        <w:rPr>
          <w:kern w:val="0"/>
          <w:lang w:eastAsia="zh-CN"/>
        </w:rPr>
        <w:fldChar w:fldCharType="separate"/>
      </w:r>
      <w:r w:rsidR="0095702A">
        <w:rPr>
          <w:noProof/>
          <w:kern w:val="0"/>
          <w:lang w:eastAsia="zh-CN"/>
        </w:rPr>
        <w:t>[5]</w:t>
      </w:r>
      <w:r w:rsidR="0095702A">
        <w:rPr>
          <w:kern w:val="0"/>
          <w:lang w:eastAsia="zh-CN"/>
        </w:rPr>
        <w:fldChar w:fldCharType="end"/>
      </w:r>
      <w:r w:rsidR="007A3EC6">
        <w:rPr>
          <w:kern w:val="0"/>
          <w:lang w:eastAsia="zh-CN"/>
        </w:rPr>
        <w:t xml:space="preserve"> applied two camera stereo</w:t>
      </w:r>
      <w:ins w:id="12" w:author="Javid Akhavan" w:date="2021-02-14T17:37:00Z">
        <w:r w:rsidR="00F0013E">
          <w:rPr>
            <w:kern w:val="0"/>
            <w:lang w:eastAsia="zh-CN"/>
          </w:rPr>
          <w:t xml:space="preserve"> </w:t>
        </w:r>
      </w:ins>
      <w:r w:rsidR="007A3EC6">
        <w:rPr>
          <w:kern w:val="0"/>
          <w:lang w:eastAsia="zh-CN"/>
        </w:rPr>
        <w:t>vision system</w:t>
      </w:r>
      <w:ins w:id="13" w:author="Javid Akhavan" w:date="2021-02-14T17:37:00Z">
        <w:r w:rsidR="00F0013E">
          <w:rPr>
            <w:kern w:val="0"/>
            <w:lang w:eastAsia="zh-CN"/>
          </w:rPr>
          <w:t>s</w:t>
        </w:r>
      </w:ins>
      <w:r w:rsidR="007A3EC6">
        <w:rPr>
          <w:kern w:val="0"/>
          <w:lang w:eastAsia="zh-CN"/>
        </w:rPr>
        <w:t xml:space="preserve"> to obtain the </w:t>
      </w:r>
      <w:del w:id="14" w:author="Javid Akhavan" w:date="2021-02-14T17:37:00Z">
        <w:r w:rsidR="007A3EC6" w:rsidDel="00F0013E">
          <w:rPr>
            <w:kern w:val="0"/>
            <w:lang w:eastAsia="zh-CN"/>
          </w:rPr>
          <w:delText>surface topography of fabricated parts in</w:delText>
        </w:r>
      </w:del>
      <w:ins w:id="15" w:author="Javid Akhavan" w:date="2021-02-14T17:37:00Z">
        <w:r w:rsidR="00F0013E">
          <w:rPr>
            <w:kern w:val="0"/>
            <w:lang w:eastAsia="zh-CN"/>
          </w:rPr>
          <w:t>fabricated parts</w:t>
        </w:r>
      </w:ins>
      <w:ins w:id="16" w:author="Javid Akhavan" w:date="2021-02-14T17:38:00Z">
        <w:r w:rsidR="00F0013E">
          <w:rPr>
            <w:kern w:val="0"/>
            <w:lang w:eastAsia="zh-CN"/>
          </w:rPr>
          <w:t>’</w:t>
        </w:r>
      </w:ins>
      <w:ins w:id="17" w:author="Javid Akhavan" w:date="2021-02-14T17:37:00Z">
        <w:r w:rsidR="00F0013E">
          <w:rPr>
            <w:kern w:val="0"/>
            <w:lang w:eastAsia="zh-CN"/>
          </w:rPr>
          <w:t xml:space="preserve"> surface topography in the</w:t>
        </w:r>
      </w:ins>
      <w:r w:rsidR="007A3EC6">
        <w:rPr>
          <w:kern w:val="0"/>
          <w:lang w:eastAsia="zh-CN"/>
        </w:rPr>
        <w:t xml:space="preserve"> Powder Bed Fusion system. With </w:t>
      </w:r>
      <w:ins w:id="18" w:author="Javid Akhavan" w:date="2021-02-14T17:38:00Z">
        <w:r w:rsidR="00F0013E">
          <w:rPr>
            <w:kern w:val="0"/>
            <w:lang w:eastAsia="zh-CN"/>
          </w:rPr>
          <w:t xml:space="preserve">the </w:t>
        </w:r>
      </w:ins>
      <w:r w:rsidR="007A3EC6">
        <w:rPr>
          <w:kern w:val="0"/>
          <w:lang w:eastAsia="zh-CN"/>
        </w:rPr>
        <w:t xml:space="preserve">structure light method, they could identify the big valley of parts. But the monitoring system is fixed on the top of the chamber. The </w:t>
      </w:r>
      <w:r w:rsidR="007A3EC6">
        <w:rPr>
          <w:kern w:val="0"/>
          <w:lang w:eastAsia="zh-CN"/>
        </w:rPr>
        <w:t xml:space="preserve">robustness and reliability of </w:t>
      </w:r>
      <w:ins w:id="19" w:author="Javid Akhavan" w:date="2021-02-14T17:39:00Z">
        <w:r w:rsidR="00F0013E">
          <w:rPr>
            <w:kern w:val="0"/>
            <w:lang w:eastAsia="zh-CN"/>
          </w:rPr>
          <w:t xml:space="preserve">the </w:t>
        </w:r>
      </w:ins>
      <w:r w:rsidR="007A3EC6">
        <w:rPr>
          <w:kern w:val="0"/>
          <w:lang w:eastAsia="zh-CN"/>
        </w:rPr>
        <w:t>monitoring system highly rely on the environmental light intensity. The light condition could significantly change the parameters in the machine vision algorithm.</w:t>
      </w:r>
      <w:r w:rsidR="005035D1">
        <w:rPr>
          <w:kern w:val="0"/>
          <w:lang w:eastAsia="zh-CN"/>
        </w:rPr>
        <w:t xml:space="preserve"> The laser-based 3D scanner shows the better </w:t>
      </w:r>
      <w:r w:rsidR="00624E2A">
        <w:rPr>
          <w:kern w:val="0"/>
          <w:lang w:eastAsia="zh-CN"/>
        </w:rPr>
        <w:t xml:space="preserve">capability in obtaining comprehensive and accurate information of the target. The laser scanner </w:t>
      </w:r>
      <w:del w:id="20" w:author="Javid Akhavan" w:date="2021-02-14T17:39:00Z">
        <w:r w:rsidR="00624E2A" w:rsidDel="00F0013E">
          <w:rPr>
            <w:kern w:val="0"/>
            <w:lang w:eastAsia="zh-CN"/>
          </w:rPr>
          <w:delText>normally operates</w:delText>
        </w:r>
      </w:del>
      <w:ins w:id="21" w:author="Javid Akhavan" w:date="2021-02-14T17:39:00Z">
        <w:r w:rsidR="00F0013E">
          <w:rPr>
            <w:kern w:val="0"/>
            <w:lang w:eastAsia="zh-CN"/>
          </w:rPr>
          <w:t>operates typically</w:t>
        </w:r>
      </w:ins>
      <w:r w:rsidR="00624E2A">
        <w:rPr>
          <w:kern w:val="0"/>
          <w:lang w:eastAsia="zh-CN"/>
        </w:rPr>
        <w:t xml:space="preserve"> with a laser stripe emitter and a camera </w:t>
      </w:r>
      <w:r w:rsidR="00015A8C">
        <w:rPr>
          <w:kern w:val="0"/>
          <w:lang w:eastAsia="zh-CN"/>
        </w:rPr>
        <w:t xml:space="preserve">according to the principle of optical triangulation. </w:t>
      </w:r>
      <w:r w:rsidR="00826EA2">
        <w:rPr>
          <w:rFonts w:hint="eastAsia"/>
          <w:kern w:val="0"/>
          <w:lang w:eastAsia="zh-CN"/>
        </w:rPr>
        <w:t>Jo</w:t>
      </w:r>
      <w:r w:rsidR="00826EA2">
        <w:rPr>
          <w:kern w:val="0"/>
          <w:lang w:eastAsia="zh-CN"/>
        </w:rPr>
        <w:t xml:space="preserve">rge et al. </w:t>
      </w:r>
      <w:r w:rsidR="0095702A">
        <w:rPr>
          <w:kern w:val="0"/>
          <w:lang w:eastAsia="zh-CN"/>
        </w:rPr>
        <w:fldChar w:fldCharType="begin"/>
      </w:r>
      <w:r w:rsidR="0095702A">
        <w:rPr>
          <w:kern w:val="0"/>
          <w:lang w:eastAsia="zh-CN"/>
        </w:rPr>
        <w:instrText xml:space="preserve"> ADDIN EN.CITE &lt;EndNote&gt;&lt;Cite&gt;&lt;Author&gt;Rodríguez-Araújo&lt;/Author&gt;&lt;Year&gt;2015&lt;/Year&gt;&lt;RecNum&gt;45&lt;/RecNum&gt;&lt;DisplayText&gt;[6]&lt;/DisplayText&gt;&lt;record&gt;&lt;rec-number&gt;45&lt;/rec-number&gt;&lt;foreign-keys&gt;&lt;key app="EN" db-id="dfdftvffvav2pses2vmvve2yz5wzppevve9e" timestamp="1613022304"&gt;45&lt;/key&gt;&lt;/foreign-keys&gt;&lt;ref-type name="Conference Proceedings"&gt;10&lt;/ref-type&gt;&lt;contributors&gt;&lt;authors&gt;&lt;author&gt;Rodríguez-Araújo, Jorge&lt;/author&gt;&lt;author&gt;Rodríguez-Andina, Juan J&lt;/author&gt;&lt;/authors&gt;&lt;/contributors&gt;&lt;titles&gt;&lt;title&gt;ROS-based 3D on-line monitoring of LMD robotized cells&lt;/title&gt;&lt;secondary-title&gt;2015 IEEE 13th International Conference on Industrial Informatics (INDIN)&lt;/secondary-title&gt;&lt;/titles&gt;&lt;pages&gt;308-313&lt;/pages&gt;&lt;dates&gt;&lt;year&gt;2015&lt;/year&gt;&lt;/dates&gt;&lt;publisher&gt;IEEE&lt;/publisher&gt;&lt;isbn&gt;1479966495&lt;/isbn&gt;&lt;urls&gt;&lt;/urls&gt;&lt;/record&gt;&lt;/Cite&gt;&lt;/EndNote&gt;</w:instrText>
      </w:r>
      <w:r w:rsidR="0095702A">
        <w:rPr>
          <w:kern w:val="0"/>
          <w:lang w:eastAsia="zh-CN"/>
        </w:rPr>
        <w:fldChar w:fldCharType="separate"/>
      </w:r>
      <w:r w:rsidR="0095702A">
        <w:rPr>
          <w:noProof/>
          <w:kern w:val="0"/>
          <w:lang w:eastAsia="zh-CN"/>
        </w:rPr>
        <w:t>[6]</w:t>
      </w:r>
      <w:r w:rsidR="0095702A">
        <w:rPr>
          <w:kern w:val="0"/>
          <w:lang w:eastAsia="zh-CN"/>
        </w:rPr>
        <w:fldChar w:fldCharType="end"/>
      </w:r>
      <w:r w:rsidR="00826EA2">
        <w:rPr>
          <w:kern w:val="0"/>
          <w:lang w:eastAsia="zh-CN"/>
        </w:rPr>
        <w:t xml:space="preserve"> implemented a laser scanner on a Laser Metal Deposition (LMD) machine to obtain the point cloud data of </w:t>
      </w:r>
      <w:ins w:id="22" w:author="Javid Akhavan" w:date="2021-02-14T17:40:00Z">
        <w:r w:rsidR="00F0013E">
          <w:rPr>
            <w:kern w:val="0"/>
            <w:lang w:eastAsia="zh-CN"/>
          </w:rPr>
          <w:t xml:space="preserve">the </w:t>
        </w:r>
      </w:ins>
      <w:r w:rsidR="00826EA2">
        <w:rPr>
          <w:kern w:val="0"/>
          <w:lang w:eastAsia="zh-CN"/>
        </w:rPr>
        <w:t>fabricated part surface.</w:t>
      </w:r>
      <w:r w:rsidR="0095702A">
        <w:rPr>
          <w:kern w:val="0"/>
          <w:lang w:eastAsia="zh-CN"/>
        </w:rPr>
        <w:t xml:space="preserve"> </w:t>
      </w:r>
      <w:del w:id="23" w:author="Javid Akhavan" w:date="2021-02-14T17:40:00Z">
        <w:r w:rsidR="0095702A" w:rsidDel="00F0013E">
          <w:rPr>
            <w:kern w:val="0"/>
            <w:lang w:eastAsia="zh-CN"/>
          </w:rPr>
          <w:delText xml:space="preserve">Because </w:delText>
        </w:r>
      </w:del>
      <w:ins w:id="24" w:author="Javid Akhavan" w:date="2021-02-14T17:40:00Z">
        <w:r w:rsidR="00F0013E">
          <w:rPr>
            <w:kern w:val="0"/>
            <w:lang w:eastAsia="zh-CN"/>
          </w:rPr>
          <w:t>Since</w:t>
        </w:r>
        <w:r w:rsidR="00F0013E">
          <w:rPr>
            <w:kern w:val="0"/>
            <w:lang w:eastAsia="zh-CN"/>
          </w:rPr>
          <w:t xml:space="preserve"> </w:t>
        </w:r>
      </w:ins>
      <w:r w:rsidR="0095702A">
        <w:rPr>
          <w:kern w:val="0"/>
          <w:lang w:eastAsia="zh-CN"/>
        </w:rPr>
        <w:t xml:space="preserve">the camera only receives the known laser line, the laser scanner has better repeatability on the fine-detailed shape measurements. </w:t>
      </w:r>
    </w:p>
    <w:p w14:paraId="09910A93" w14:textId="555DFCF2" w:rsidR="0095702A" w:rsidRDefault="009552FE" w:rsidP="00F0013E">
      <w:pPr>
        <w:pStyle w:val="BodyTextIndent"/>
        <w:rPr>
          <w:kern w:val="0"/>
          <w:lang w:eastAsia="zh-CN"/>
        </w:rPr>
        <w:pPrChange w:id="25" w:author="Javid Akhavan" w:date="2021-02-14T17:42:00Z">
          <w:pPr>
            <w:pStyle w:val="BodyTextIndent"/>
          </w:pPr>
        </w:pPrChange>
      </w:pPr>
      <w:r>
        <w:rPr>
          <w:kern w:val="0"/>
          <w:lang w:eastAsia="zh-CN"/>
        </w:rPr>
        <w:t>D</w:t>
      </w:r>
      <w:r>
        <w:rPr>
          <w:rFonts w:hint="eastAsia"/>
          <w:kern w:val="0"/>
          <w:lang w:eastAsia="zh-CN"/>
        </w:rPr>
        <w:t>i</w:t>
      </w:r>
      <w:r>
        <w:rPr>
          <w:kern w:val="0"/>
          <w:lang w:eastAsia="zh-CN"/>
        </w:rPr>
        <w:t xml:space="preserve">fferent methods have been applied in laser-based sensor data processing for surface quality. Machine Learning (ML) algorithms </w:t>
      </w:r>
      <w:del w:id="26" w:author="Javid Akhavan" w:date="2021-02-14T17:41:00Z">
        <w:r w:rsidDel="00F0013E">
          <w:rPr>
            <w:kern w:val="0"/>
            <w:lang w:eastAsia="zh-CN"/>
          </w:rPr>
          <w:delText>assistant researchers to analyze the sensor data and identify the surface anomalies of</w:delText>
        </w:r>
      </w:del>
      <w:ins w:id="27" w:author="Javid Akhavan" w:date="2021-02-14T17:41:00Z">
        <w:r w:rsidR="00F0013E">
          <w:rPr>
            <w:kern w:val="0"/>
            <w:lang w:eastAsia="zh-CN"/>
          </w:rPr>
          <w:t>help researchers analyze the sensor data and identify the surface anomalies of the</w:t>
        </w:r>
      </w:ins>
      <w:r>
        <w:rPr>
          <w:kern w:val="0"/>
          <w:lang w:eastAsia="zh-CN"/>
        </w:rPr>
        <w:t xml:space="preserve"> fabrication process. </w:t>
      </w:r>
      <w:proofErr w:type="spellStart"/>
      <w:r w:rsidR="00ED6D7B">
        <w:rPr>
          <w:kern w:val="0"/>
          <w:lang w:eastAsia="zh-CN"/>
        </w:rPr>
        <w:t>Scime</w:t>
      </w:r>
      <w:proofErr w:type="spellEnd"/>
      <w:r w:rsidR="00ED6D7B">
        <w:rPr>
          <w:kern w:val="0"/>
          <w:lang w:eastAsia="zh-CN"/>
        </w:rPr>
        <w:t xml:space="preserve"> and </w:t>
      </w:r>
      <w:proofErr w:type="spellStart"/>
      <w:r w:rsidR="00ED6D7B">
        <w:rPr>
          <w:kern w:val="0"/>
          <w:lang w:eastAsia="zh-CN"/>
        </w:rPr>
        <w:t>Beuth</w:t>
      </w:r>
      <w:proofErr w:type="spellEnd"/>
      <w:r w:rsidR="00ED6D7B">
        <w:rPr>
          <w:kern w:val="0"/>
          <w:lang w:eastAsia="zh-CN"/>
        </w:rPr>
        <w:t xml:space="preserve"> </w:t>
      </w:r>
      <w:r w:rsidR="006F2048">
        <w:rPr>
          <w:kern w:val="0"/>
          <w:lang w:eastAsia="zh-CN"/>
        </w:rPr>
        <w:fldChar w:fldCharType="begin"/>
      </w:r>
      <w:r w:rsidR="006F2048">
        <w:rPr>
          <w:kern w:val="0"/>
          <w:lang w:eastAsia="zh-CN"/>
        </w:rPr>
        <w:instrText xml:space="preserve"> ADDIN EN.CITE &lt;EndNote&gt;&lt;Cite&gt;&lt;Author&gt;Scime&lt;/Author&gt;&lt;Year&gt;2018&lt;/Year&gt;&lt;RecNum&gt;46&lt;/RecNum&gt;&lt;DisplayText&gt;[7]&lt;/DisplayText&gt;&lt;record&gt;&lt;rec-number&gt;46&lt;/rec-number&gt;&lt;foreign-keys&gt;&lt;key app="EN" db-id="dfdftvffvav2pses2vmvve2yz5wzppevve9e" timestamp="1613025861"&gt;46&lt;/key&gt;&lt;/foreign-keys&gt;&lt;ref-type name="Journal Article"&gt;17&lt;/ref-type&gt;&lt;contributors&gt;&lt;authors&gt;&lt;author&gt;Scime, Luke&lt;/author&gt;&lt;author&gt;Beuth, Jack&lt;/author&gt;&lt;/authors&gt;&lt;/contributors&gt;&lt;titles&gt;&lt;title&gt;A multi-scale convolutional neural network for autonomous anomaly detection and classification in a laser powder bed fusion additive manufacturing process&lt;/title&gt;&lt;secondary-title&gt;Additive Manufacturing&lt;/secondary-title&gt;&lt;/titles&gt;&lt;periodical&gt;&lt;full-title&gt;Additive Manufacturing&lt;/full-title&gt;&lt;abbr-1&gt;Addit Manuf&lt;/abbr-1&gt;&lt;/periodical&gt;&lt;pages&gt;273-286&lt;/pages&gt;&lt;volume&gt;24&lt;/volume&gt;&lt;dates&gt;&lt;year&gt;2018&lt;/year&gt;&lt;/dates&gt;&lt;isbn&gt;2214-8604&lt;/isbn&gt;&lt;urls&gt;&lt;/urls&gt;&lt;/record&gt;&lt;/Cite&gt;&lt;/EndNote&gt;</w:instrText>
      </w:r>
      <w:r w:rsidR="006F2048">
        <w:rPr>
          <w:kern w:val="0"/>
          <w:lang w:eastAsia="zh-CN"/>
        </w:rPr>
        <w:fldChar w:fldCharType="separate"/>
      </w:r>
      <w:r w:rsidR="006F2048">
        <w:rPr>
          <w:noProof/>
          <w:kern w:val="0"/>
          <w:lang w:eastAsia="zh-CN"/>
        </w:rPr>
        <w:t>[7]</w:t>
      </w:r>
      <w:r w:rsidR="006F2048">
        <w:rPr>
          <w:kern w:val="0"/>
          <w:lang w:eastAsia="zh-CN"/>
        </w:rPr>
        <w:fldChar w:fldCharType="end"/>
      </w:r>
      <w:r w:rsidR="006F2048" w:rsidRPr="006F2048">
        <w:rPr>
          <w:kern w:val="0"/>
          <w:lang w:eastAsia="zh-CN"/>
        </w:rPr>
        <w:t xml:space="preserve"> </w:t>
      </w:r>
      <w:r w:rsidR="00ED6D7B">
        <w:rPr>
          <w:kern w:val="0"/>
          <w:lang w:eastAsia="zh-CN"/>
        </w:rPr>
        <w:t xml:space="preserve">proposed a defect classification model for </w:t>
      </w:r>
      <w:r w:rsidR="00ED6D7B" w:rsidRPr="00ED6D7B">
        <w:rPr>
          <w:kern w:val="0"/>
          <w:lang w:eastAsia="zh-CN"/>
        </w:rPr>
        <w:t xml:space="preserve">Laser Powder Bed Fusion (L-PBF) </w:t>
      </w:r>
      <w:r w:rsidR="00ED6D7B">
        <w:rPr>
          <w:kern w:val="0"/>
          <w:lang w:eastAsia="zh-CN"/>
        </w:rPr>
        <w:t xml:space="preserve">machine. The </w:t>
      </w:r>
      <w:del w:id="28" w:author="Javid Akhavan" w:date="2021-02-14T17:42:00Z">
        <w:r w:rsidR="00ED6D7B" w:rsidDel="00F0013E">
          <w:rPr>
            <w:kern w:val="0"/>
            <w:lang w:eastAsia="zh-CN"/>
          </w:rPr>
          <w:delText>captured images of powder bed proces</w:delText>
        </w:r>
      </w:del>
      <w:ins w:id="29" w:author="Javid Akhavan" w:date="2021-02-14T17:42:00Z">
        <w:r w:rsidR="00F0013E">
          <w:rPr>
            <w:kern w:val="0"/>
            <w:lang w:eastAsia="zh-CN"/>
          </w:rPr>
          <w:t>powder bed process’s captured image</w:t>
        </w:r>
      </w:ins>
      <w:r w:rsidR="00ED6D7B">
        <w:rPr>
          <w:kern w:val="0"/>
          <w:lang w:eastAsia="zh-CN"/>
        </w:rPr>
        <w:t xml:space="preserve">s were used as training data for a </w:t>
      </w:r>
      <w:r w:rsidR="00ED6D7B" w:rsidRPr="00ED6D7B">
        <w:rPr>
          <w:kern w:val="0"/>
          <w:lang w:eastAsia="zh-CN"/>
        </w:rPr>
        <w:t>Convolutional Neural Network (CNN)</w:t>
      </w:r>
      <w:r w:rsidR="00ED6D7B">
        <w:rPr>
          <w:kern w:val="0"/>
          <w:lang w:eastAsia="zh-CN"/>
        </w:rPr>
        <w:t xml:space="preserve"> model. The algorithm can extract the key features from the raw data and classify them accordingly. The classification model showed 84% classification accuracy.</w:t>
      </w:r>
      <w:r w:rsidR="00077746">
        <w:rPr>
          <w:kern w:val="0"/>
          <w:lang w:eastAsia="zh-CN"/>
        </w:rPr>
        <w:t xml:space="preserve"> [Needs more references]</w:t>
      </w:r>
      <w:r w:rsidR="00ED6D7B">
        <w:rPr>
          <w:kern w:val="0"/>
          <w:lang w:eastAsia="zh-CN"/>
        </w:rPr>
        <w:t xml:space="preserve"> </w:t>
      </w:r>
    </w:p>
    <w:p w14:paraId="46EEDE0D" w14:textId="32E82B66" w:rsidR="00F00751" w:rsidRPr="00A9258A" w:rsidRDefault="00ED6D7B" w:rsidP="00F0013E">
      <w:pPr>
        <w:pStyle w:val="BodyTextIndent"/>
        <w:rPr>
          <w:kern w:val="0"/>
          <w:lang w:eastAsia="zh-CN"/>
        </w:rPr>
        <w:pPrChange w:id="30" w:author="Javid Akhavan" w:date="2021-02-14T17:47:00Z">
          <w:pPr>
            <w:pStyle w:val="BodyTextIndent"/>
          </w:pPr>
        </w:pPrChange>
      </w:pPr>
      <w:r>
        <w:rPr>
          <w:kern w:val="0"/>
          <w:lang w:eastAsia="zh-CN"/>
        </w:rPr>
        <w:t xml:space="preserve">In this study, </w:t>
      </w:r>
      <w:del w:id="31" w:author="Javid Akhavan" w:date="2021-02-14T17:46:00Z">
        <w:r w:rsidR="00DF41BA" w:rsidDel="00F0013E">
          <w:rPr>
            <w:rFonts w:hint="eastAsia"/>
            <w:kern w:val="0"/>
            <w:lang w:eastAsia="zh-CN"/>
          </w:rPr>
          <w:delText>to</w:delText>
        </w:r>
        <w:r w:rsidR="00DF41BA" w:rsidDel="00F0013E">
          <w:rPr>
            <w:kern w:val="0"/>
            <w:lang w:eastAsia="zh-CN"/>
          </w:rPr>
          <w:delText xml:space="preserve"> promote quality </w:delText>
        </w:r>
        <w:r w:rsidR="00DF41BA" w:rsidRPr="00ED6D7B" w:rsidDel="00F0013E">
          <w:rPr>
            <w:kern w:val="0"/>
            <w:lang w:eastAsia="zh-CN"/>
          </w:rPr>
          <w:delText>assurance</w:delText>
        </w:r>
        <w:r w:rsidR="00DF41BA" w:rsidDel="00F0013E">
          <w:rPr>
            <w:kern w:val="0"/>
            <w:lang w:eastAsia="zh-CN"/>
          </w:rPr>
          <w:delText xml:space="preserve"> of AM process, </w:delText>
        </w:r>
        <w:r w:rsidDel="00F0013E">
          <w:rPr>
            <w:kern w:val="0"/>
            <w:lang w:eastAsia="zh-CN"/>
          </w:rPr>
          <w:delText xml:space="preserve">an in-site laser-based process monitoring and </w:delText>
        </w:r>
        <w:r w:rsidRPr="00ED6D7B" w:rsidDel="00F0013E">
          <w:rPr>
            <w:kern w:val="0"/>
            <w:lang w:eastAsia="zh-CN"/>
          </w:rPr>
          <w:delText>anomaly identification system</w:delText>
        </w:r>
        <w:r w:rsidDel="00F0013E">
          <w:rPr>
            <w:kern w:val="0"/>
            <w:lang w:eastAsia="zh-CN"/>
          </w:rPr>
          <w:delText xml:space="preserve"> is developed for FFF-type machine</w:delText>
        </w:r>
      </w:del>
      <w:ins w:id="32" w:author="Javid Akhavan" w:date="2021-02-14T17:46:00Z">
        <w:r w:rsidR="00F0013E">
          <w:rPr>
            <w:kern w:val="0"/>
            <w:lang w:eastAsia="zh-CN"/>
          </w:rPr>
          <w:t>an in-site laser-based process monitoring and anomaly identification system is developed for FFF-type machines to promote AM process quality assurance</w:t>
        </w:r>
      </w:ins>
      <w:r>
        <w:rPr>
          <w:kern w:val="0"/>
          <w:lang w:eastAsia="zh-CN"/>
        </w:rPr>
        <w:t xml:space="preserve">. </w:t>
      </w:r>
      <w:r w:rsidR="00454DA5">
        <w:rPr>
          <w:kern w:val="0"/>
          <w:lang w:eastAsia="zh-CN"/>
        </w:rPr>
        <w:t>During the FFF fabrication process, t</w:t>
      </w:r>
      <w:r w:rsidR="00C10B2B">
        <w:rPr>
          <w:kern w:val="0"/>
          <w:lang w:eastAsia="zh-CN"/>
        </w:rPr>
        <w:t xml:space="preserve">he </w:t>
      </w:r>
      <w:r w:rsidR="00C10B2B" w:rsidRPr="00BA764D">
        <w:t>non-optimal process parameters and accumulation of process uncertainties</w:t>
      </w:r>
      <w:r w:rsidR="00C10B2B">
        <w:t xml:space="preserve"> could cause </w:t>
      </w:r>
      <w:ins w:id="33" w:author="Javid Akhavan" w:date="2021-02-14T17:47:00Z">
        <w:r w:rsidR="00F0013E">
          <w:t xml:space="preserve">the </w:t>
        </w:r>
      </w:ins>
      <w:r w:rsidR="00C10B2B">
        <w:t xml:space="preserve">bad </w:t>
      </w:r>
      <w:r w:rsidR="00C10B2B">
        <w:rPr>
          <w:rFonts w:hint="eastAsia"/>
          <w:lang w:eastAsia="zh-CN"/>
        </w:rPr>
        <w:t>in</w:t>
      </w:r>
      <w:r w:rsidR="00C10B2B">
        <w:rPr>
          <w:lang w:eastAsia="zh-CN"/>
        </w:rPr>
        <w:t>terior structure</w:t>
      </w:r>
      <w:r w:rsidR="00454DA5">
        <w:rPr>
          <w:lang w:eastAsia="zh-CN"/>
        </w:rPr>
        <w:t xml:space="preserve"> of parts</w:t>
      </w:r>
      <w:ins w:id="34" w:author="Javid Akhavan" w:date="2021-02-14T17:47:00Z">
        <w:r w:rsidR="00F0013E">
          <w:rPr>
            <w:lang w:eastAsia="zh-CN"/>
          </w:rPr>
          <w:t>,</w:t>
        </w:r>
      </w:ins>
      <w:r w:rsidR="00C10B2B">
        <w:rPr>
          <w:lang w:eastAsia="zh-CN"/>
        </w:rPr>
        <w:t xml:space="preserve"> </w:t>
      </w:r>
      <w:del w:id="35" w:author="Javid Akhavan" w:date="2021-02-14T17:47:00Z">
        <w:r w:rsidR="00C10B2B" w:rsidDel="00F0013E">
          <w:rPr>
            <w:lang w:eastAsia="zh-CN"/>
          </w:rPr>
          <w:delText>which can led</w:delText>
        </w:r>
      </w:del>
      <w:ins w:id="36" w:author="Javid Akhavan" w:date="2021-02-14T17:47:00Z">
        <w:r w:rsidR="00F0013E">
          <w:rPr>
            <w:lang w:eastAsia="zh-CN"/>
          </w:rPr>
          <w:t>leading</w:t>
        </w:r>
      </w:ins>
      <w:r w:rsidR="00C10B2B">
        <w:rPr>
          <w:lang w:eastAsia="zh-CN"/>
        </w:rPr>
        <w:t xml:space="preserve"> to weak mechanical properties or even </w:t>
      </w:r>
      <w:r w:rsidR="00C10B2B">
        <w:t xml:space="preserve">fabrication failures. By monitoring the layer in-plane surface, the anomalies can be identified </w:t>
      </w:r>
      <w:r w:rsidR="006B6E1D">
        <w:t xml:space="preserve">in the first place. </w:t>
      </w:r>
      <w:del w:id="37" w:author="Javid Akhavan" w:date="2021-02-14T17:47:00Z">
        <w:r w:rsidR="00454DA5" w:rsidDel="00F0013E">
          <w:delText>T</w:delText>
        </w:r>
        <w:r w:rsidR="006B6E1D" w:rsidDel="00F0013E">
          <w:rPr>
            <w:lang w:eastAsia="zh-CN"/>
          </w:rPr>
          <w:delText>he</w:delText>
        </w:r>
        <w:r w:rsidR="00454DA5" w:rsidDel="00F0013E">
          <w:rPr>
            <w:lang w:eastAsia="zh-CN"/>
          </w:rPr>
          <w:delText xml:space="preserve"> f</w:delText>
        </w:r>
      </w:del>
      <w:ins w:id="38" w:author="Javid Akhavan" w:date="2021-02-14T17:47:00Z">
        <w:r w:rsidR="00F0013E">
          <w:t>F</w:t>
        </w:r>
      </w:ins>
      <w:r w:rsidR="00454DA5">
        <w:rPr>
          <w:lang w:eastAsia="zh-CN"/>
        </w:rPr>
        <w:t xml:space="preserve">urther </w:t>
      </w:r>
      <w:r w:rsidR="00454DA5">
        <w:rPr>
          <w:lang w:eastAsia="zh-CN"/>
        </w:rPr>
        <w:lastRenderedPageBreak/>
        <w:t>controlling actions</w:t>
      </w:r>
      <w:r w:rsidR="006B6E1D">
        <w:rPr>
          <w:lang w:eastAsia="zh-CN"/>
        </w:rPr>
        <w:t xml:space="preserve"> can </w:t>
      </w:r>
      <w:r w:rsidR="00454DA5">
        <w:rPr>
          <w:lang w:eastAsia="zh-CN"/>
        </w:rPr>
        <w:t>be taken to operate</w:t>
      </w:r>
      <w:r w:rsidR="006B6E1D">
        <w:rPr>
          <w:lang w:eastAsia="zh-CN"/>
        </w:rPr>
        <w:t xml:space="preserve"> the machine accordingly. To find the best anomalies classification model, several ML models are </w:t>
      </w:r>
      <w:r w:rsidR="00EA7044">
        <w:rPr>
          <w:lang w:eastAsia="zh-CN"/>
        </w:rPr>
        <w:t>compared, and the classification results are validated</w:t>
      </w:r>
      <w:r w:rsidR="006B6E1D">
        <w:rPr>
          <w:lang w:eastAsia="zh-CN"/>
        </w:rPr>
        <w:t>.</w:t>
      </w:r>
      <w:r w:rsidR="002730A9">
        <w:rPr>
          <w:lang w:eastAsia="zh-CN"/>
        </w:rPr>
        <w:t xml:space="preserve"> </w:t>
      </w:r>
      <w:r w:rsidR="006B6E1D">
        <w:t xml:space="preserve"> </w:t>
      </w:r>
      <w:r w:rsidR="00826EA2">
        <w:rPr>
          <w:kern w:val="0"/>
          <w:lang w:eastAsia="zh-CN"/>
        </w:rPr>
        <w:t xml:space="preserve"> </w:t>
      </w:r>
    </w:p>
    <w:p w14:paraId="2A6ED7CF" w14:textId="449B76C3" w:rsidR="000552C1" w:rsidRDefault="000552C1" w:rsidP="000552C1">
      <w:pPr>
        <w:pStyle w:val="BodyTextIndent"/>
        <w:ind w:firstLine="0"/>
        <w:rPr>
          <w:kern w:val="0"/>
          <w:sz w:val="24"/>
          <w:szCs w:val="24"/>
        </w:rPr>
      </w:pPr>
    </w:p>
    <w:p w14:paraId="7959DFA9" w14:textId="09F5BCB2" w:rsidR="00390A3A" w:rsidRPr="0012344E" w:rsidRDefault="00012320" w:rsidP="005E134D">
      <w:pPr>
        <w:pStyle w:val="BodyTextIndent"/>
        <w:numPr>
          <w:ilvl w:val="0"/>
          <w:numId w:val="3"/>
        </w:numPr>
        <w:ind w:left="360"/>
        <w:rPr>
          <w:rFonts w:ascii="Arial" w:hAnsi="Arial" w:cs="Arial"/>
          <w:b/>
          <w:kern w:val="0"/>
        </w:rPr>
      </w:pPr>
      <w:r>
        <w:rPr>
          <w:rFonts w:ascii="Arial" w:hAnsi="Arial" w:cs="Arial"/>
          <w:b/>
          <w:kern w:val="0"/>
        </w:rPr>
        <w:t>METHODOLOGY</w:t>
      </w:r>
    </w:p>
    <w:p w14:paraId="07E650D5" w14:textId="731C962D" w:rsidR="00A31548" w:rsidRDefault="00EA7044" w:rsidP="00F0013E">
      <w:pPr>
        <w:pStyle w:val="BodyTextIndent"/>
        <w:rPr>
          <w:kern w:val="0"/>
        </w:rPr>
        <w:pPrChange w:id="39" w:author="Javid Akhavan" w:date="2021-02-14T17:48:00Z">
          <w:pPr>
            <w:pStyle w:val="BodyTextIndent"/>
          </w:pPr>
        </w:pPrChange>
      </w:pPr>
      <w:r>
        <w:rPr>
          <w:kern w:val="0"/>
        </w:rPr>
        <w:t xml:space="preserve">The proposed </w:t>
      </w:r>
      <w:r w:rsidR="00345C31">
        <w:rPr>
          <w:kern w:val="0"/>
        </w:rPr>
        <w:t>in-situ laser-based process monitoring and anomaly identification system</w:t>
      </w:r>
      <w:r>
        <w:rPr>
          <w:kern w:val="0"/>
        </w:rPr>
        <w:t xml:space="preserve"> is designed for</w:t>
      </w:r>
      <w:r w:rsidR="00326F83">
        <w:rPr>
          <w:kern w:val="0"/>
        </w:rPr>
        <w:t xml:space="preserve"> </w:t>
      </w:r>
      <w:ins w:id="40" w:author="Javid Akhavan" w:date="2021-02-14T17:47:00Z">
        <w:r w:rsidR="00F0013E">
          <w:rPr>
            <w:kern w:val="0"/>
          </w:rPr>
          <w:t xml:space="preserve">the </w:t>
        </w:r>
      </w:ins>
      <w:r w:rsidR="00326F83">
        <w:rPr>
          <w:kern w:val="0"/>
        </w:rPr>
        <w:t xml:space="preserve">FFF </w:t>
      </w:r>
      <w:r>
        <w:rPr>
          <w:kern w:val="0"/>
        </w:rPr>
        <w:t>machine</w:t>
      </w:r>
      <w:r w:rsidR="00345C31">
        <w:rPr>
          <w:kern w:val="0"/>
        </w:rPr>
        <w:t xml:space="preserve">. </w:t>
      </w:r>
      <w:r w:rsidR="00326F83">
        <w:rPr>
          <w:kern w:val="0"/>
        </w:rPr>
        <w:t xml:space="preserve">Equipping with </w:t>
      </w:r>
      <w:ins w:id="41" w:author="Javid Akhavan" w:date="2021-02-14T17:48:00Z">
        <w:r w:rsidR="00F0013E">
          <w:rPr>
            <w:kern w:val="0"/>
          </w:rPr>
          <w:t xml:space="preserve">a </w:t>
        </w:r>
      </w:ins>
      <w:r w:rsidR="004D4E5D" w:rsidRPr="00BA764D">
        <w:t>non-contact</w:t>
      </w:r>
      <w:r w:rsidR="004D4E5D">
        <w:rPr>
          <w:kern w:val="0"/>
        </w:rPr>
        <w:t xml:space="preserve"> laser scanner, </w:t>
      </w:r>
      <w:del w:id="42" w:author="Javid Akhavan" w:date="2021-02-14T17:48:00Z">
        <w:r w:rsidR="004D4E5D" w:rsidDel="00F0013E">
          <w:rPr>
            <w:kern w:val="0"/>
          </w:rPr>
          <w:delText>the top surface</w:delText>
        </w:r>
        <w:r w:rsidR="004D4E5D" w:rsidRPr="004D4E5D" w:rsidDel="00F0013E">
          <w:rPr>
            <w:kern w:val="0"/>
          </w:rPr>
          <w:delText xml:space="preserve"> </w:delText>
        </w:r>
        <w:r w:rsidR="004D4E5D" w:rsidDel="00F0013E">
          <w:rPr>
            <w:kern w:val="0"/>
          </w:rPr>
          <w:delText>profile of each layer</w:delText>
        </w:r>
      </w:del>
      <w:ins w:id="43" w:author="Javid Akhavan" w:date="2021-02-14T17:48:00Z">
        <w:r w:rsidR="00F0013E">
          <w:rPr>
            <w:kern w:val="0"/>
          </w:rPr>
          <w:t>each layer’s top surface profile</w:t>
        </w:r>
      </w:ins>
      <w:r w:rsidR="004D4E5D">
        <w:rPr>
          <w:kern w:val="0"/>
        </w:rPr>
        <w:t xml:space="preserve"> can be captured during the FFF fabrication process. With the integrated ML algorithm, the anomalies of </w:t>
      </w:r>
      <w:ins w:id="44" w:author="Javid Akhavan" w:date="2021-02-14T17:49:00Z">
        <w:r w:rsidR="00F0013E">
          <w:rPr>
            <w:kern w:val="0"/>
          </w:rPr>
          <w:t xml:space="preserve">the </w:t>
        </w:r>
      </w:ins>
      <w:r w:rsidR="004D4E5D">
        <w:rPr>
          <w:kern w:val="0"/>
        </w:rPr>
        <w:t xml:space="preserve">top surface can be identified. </w:t>
      </w:r>
    </w:p>
    <w:p w14:paraId="5BFEAC15" w14:textId="77777777" w:rsidR="00D84D29" w:rsidRDefault="00D84D29" w:rsidP="000552C1">
      <w:pPr>
        <w:pStyle w:val="BodyTextIndent"/>
        <w:rPr>
          <w:kern w:val="0"/>
        </w:rPr>
      </w:pPr>
    </w:p>
    <w:p w14:paraId="5CFE07C0" w14:textId="6BBEB1F9" w:rsidR="00D84D29" w:rsidRDefault="00D84D29" w:rsidP="00D84D29">
      <w:pPr>
        <w:pStyle w:val="BodyTextIndent"/>
        <w:ind w:firstLine="0"/>
        <w:rPr>
          <w:rFonts w:ascii="Arial" w:hAnsi="Arial" w:cs="Arial"/>
          <w:b/>
          <w:kern w:val="0"/>
        </w:rPr>
      </w:pPr>
      <w:bookmarkStart w:id="45" w:name="_Hlk63686732"/>
      <w:r w:rsidRPr="008C095F">
        <w:rPr>
          <w:rFonts w:ascii="Arial" w:hAnsi="Arial" w:cs="Arial"/>
          <w:b/>
          <w:kern w:val="0"/>
        </w:rPr>
        <w:t xml:space="preserve">2.1 </w:t>
      </w:r>
      <w:r>
        <w:rPr>
          <w:rFonts w:ascii="Arial" w:hAnsi="Arial" w:cs="Arial"/>
          <w:b/>
          <w:kern w:val="0"/>
        </w:rPr>
        <w:t xml:space="preserve">System </w:t>
      </w:r>
      <w:r w:rsidR="005F3ECE">
        <w:rPr>
          <w:rFonts w:ascii="Arial" w:hAnsi="Arial" w:cs="Arial"/>
          <w:b/>
          <w:kern w:val="0"/>
        </w:rPr>
        <w:t>S</w:t>
      </w:r>
      <w:r>
        <w:rPr>
          <w:rFonts w:ascii="Arial" w:hAnsi="Arial" w:cs="Arial"/>
          <w:b/>
          <w:kern w:val="0"/>
        </w:rPr>
        <w:t>etup</w:t>
      </w:r>
    </w:p>
    <w:bookmarkEnd w:id="45"/>
    <w:p w14:paraId="1EB7BEF8" w14:textId="23B1E762" w:rsidR="00D84D29" w:rsidRDefault="00D84D29" w:rsidP="00F0013E">
      <w:pPr>
        <w:pStyle w:val="BodyTextIndent"/>
        <w:rPr>
          <w:kern w:val="0"/>
        </w:rPr>
        <w:pPrChange w:id="46" w:author="Javid Akhavan" w:date="2021-02-14T17:57:00Z">
          <w:pPr>
            <w:pStyle w:val="BodyTextIndent"/>
          </w:pPr>
        </w:pPrChange>
      </w:pPr>
      <w:r>
        <w:rPr>
          <w:kern w:val="0"/>
        </w:rPr>
        <w:t xml:space="preserve">The monitoring system is built on </w:t>
      </w:r>
      <w:r w:rsidR="00BE70C6">
        <w:rPr>
          <w:kern w:val="0"/>
        </w:rPr>
        <w:t xml:space="preserve">a modified </w:t>
      </w:r>
      <w:proofErr w:type="spellStart"/>
      <w:r>
        <w:rPr>
          <w:kern w:val="0"/>
        </w:rPr>
        <w:t>C</w:t>
      </w:r>
      <w:r w:rsidR="00BE70C6">
        <w:rPr>
          <w:kern w:val="0"/>
        </w:rPr>
        <w:t>reality</w:t>
      </w:r>
      <w:proofErr w:type="spellEnd"/>
      <w:r w:rsidR="00BE70C6">
        <w:rPr>
          <w:kern w:val="0"/>
        </w:rPr>
        <w:t xml:space="preserve"> Ender 5, </w:t>
      </w:r>
      <w:del w:id="47" w:author="Javid Akhavan" w:date="2021-02-14T17:49:00Z">
        <w:r w:rsidR="00BE70C6" w:rsidDel="00F0013E">
          <w:rPr>
            <w:kern w:val="0"/>
          </w:rPr>
          <w:delText xml:space="preserve">which is </w:delText>
        </w:r>
      </w:del>
      <w:r w:rsidR="00BE70C6">
        <w:rPr>
          <w:kern w:val="0"/>
        </w:rPr>
        <w:t xml:space="preserve">an </w:t>
      </w:r>
      <w:del w:id="48" w:author="Javid Akhavan" w:date="2021-02-14T17:50:00Z">
        <w:r w:rsidR="00BE70C6" w:rsidDel="00F0013E">
          <w:rPr>
            <w:kern w:val="0"/>
          </w:rPr>
          <w:delText xml:space="preserve">open </w:delText>
        </w:r>
      </w:del>
      <w:ins w:id="49" w:author="Javid Akhavan" w:date="2021-02-14T17:50:00Z">
        <w:r w:rsidR="00F0013E">
          <w:rPr>
            <w:kern w:val="0"/>
          </w:rPr>
          <w:t>open</w:t>
        </w:r>
        <w:r w:rsidR="00F0013E">
          <w:rPr>
            <w:kern w:val="0"/>
          </w:rPr>
          <w:t>-</w:t>
        </w:r>
      </w:ins>
      <w:r w:rsidR="00BE70C6">
        <w:rPr>
          <w:kern w:val="0"/>
        </w:rPr>
        <w:t xml:space="preserve">source FFF </w:t>
      </w:r>
      <w:r w:rsidR="00BE70C6" w:rsidRPr="00815E4E">
        <w:rPr>
          <w:kern w:val="0"/>
        </w:rPr>
        <w:t>printer</w:t>
      </w:r>
      <w:r w:rsidR="00C823A5" w:rsidRPr="00815E4E">
        <w:rPr>
          <w:kern w:val="0"/>
        </w:rPr>
        <w:t xml:space="preserve">, shown in </w:t>
      </w:r>
      <w:r w:rsidR="00871003" w:rsidRPr="00815E4E">
        <w:rPr>
          <w:kern w:val="0"/>
        </w:rPr>
        <w:fldChar w:fldCharType="begin"/>
      </w:r>
      <w:r w:rsidR="00871003" w:rsidRPr="00815E4E">
        <w:rPr>
          <w:kern w:val="0"/>
        </w:rPr>
        <w:instrText xml:space="preserve"> REF _Ref63685968 \h  \* MERGEFORMAT </w:instrText>
      </w:r>
      <w:r w:rsidR="00871003" w:rsidRPr="00815E4E">
        <w:rPr>
          <w:kern w:val="0"/>
        </w:rPr>
      </w:r>
      <w:r w:rsidR="00871003" w:rsidRPr="00815E4E">
        <w:rPr>
          <w:kern w:val="0"/>
        </w:rPr>
        <w:fldChar w:fldCharType="separate"/>
      </w:r>
      <w:r w:rsidR="00815E4E" w:rsidRPr="00815E4E">
        <w:rPr>
          <w:kern w:val="0"/>
        </w:rPr>
        <w:t>Fig. 1</w:t>
      </w:r>
      <w:r w:rsidR="00871003" w:rsidRPr="00815E4E">
        <w:rPr>
          <w:kern w:val="0"/>
        </w:rPr>
        <w:fldChar w:fldCharType="end"/>
      </w:r>
      <w:r w:rsidR="00BE70C6" w:rsidRPr="00815E4E">
        <w:rPr>
          <w:kern w:val="0"/>
        </w:rPr>
        <w:t>.</w:t>
      </w:r>
      <w:ins w:id="50" w:author="Javid Akhavan" w:date="2021-02-14T17:55:00Z">
        <w:r w:rsidR="00F0013E">
          <w:rPr>
            <w:kern w:val="0"/>
          </w:rPr>
          <w:t xml:space="preserve"> Merlin f</w:t>
        </w:r>
      </w:ins>
      <w:ins w:id="51" w:author="Javid Akhavan" w:date="2021-02-14T17:57:00Z">
        <w:r w:rsidR="00F0013E">
          <w:rPr>
            <w:kern w:val="0"/>
          </w:rPr>
          <w:t>ir</w:t>
        </w:r>
      </w:ins>
      <w:ins w:id="52" w:author="Javid Akhavan" w:date="2021-02-14T17:55:00Z">
        <w:r w:rsidR="00F0013E">
          <w:rPr>
            <w:kern w:val="0"/>
          </w:rPr>
          <w:t xml:space="preserve">mware with a bootloader </w:t>
        </w:r>
      </w:ins>
      <w:ins w:id="53" w:author="Javid Akhavan" w:date="2021-02-14T17:56:00Z">
        <w:r w:rsidR="00F0013E">
          <w:rPr>
            <w:kern w:val="0"/>
          </w:rPr>
          <w:t xml:space="preserve">and </w:t>
        </w:r>
      </w:ins>
      <w:ins w:id="54" w:author="Javid Akhavan" w:date="2021-02-14T17:57:00Z">
        <w:r w:rsidR="00F0013E">
          <w:rPr>
            <w:kern w:val="0"/>
          </w:rPr>
          <w:t>real-time communication capability of the workstation through the serial port are</w:t>
        </w:r>
      </w:ins>
      <w:ins w:id="55" w:author="Javid Akhavan" w:date="2021-02-14T17:56:00Z">
        <w:r w:rsidR="00F0013E">
          <w:rPr>
            <w:kern w:val="0"/>
          </w:rPr>
          <w:t xml:space="preserve"> amo</w:t>
        </w:r>
      </w:ins>
      <w:ins w:id="56" w:author="Javid Akhavan" w:date="2021-02-14T17:57:00Z">
        <w:r w:rsidR="00F0013E">
          <w:rPr>
            <w:kern w:val="0"/>
          </w:rPr>
          <w:t>ng the reasons to choose this printer.</w:t>
        </w:r>
      </w:ins>
      <w:del w:id="57" w:author="Javid Akhavan" w:date="2021-02-14T17:57:00Z">
        <w:r w:rsidR="00BE70C6" w:rsidRPr="00815E4E" w:rsidDel="00F0013E">
          <w:rPr>
            <w:kern w:val="0"/>
          </w:rPr>
          <w:delText xml:space="preserve"> The main</w:delText>
        </w:r>
      </w:del>
      <w:del w:id="58" w:author="Javid Akhavan" w:date="2021-02-14T17:50:00Z">
        <w:r w:rsidR="00BE70C6" w:rsidRPr="00815E4E" w:rsidDel="00F0013E">
          <w:rPr>
            <w:kern w:val="0"/>
          </w:rPr>
          <w:delText xml:space="preserve"> </w:delText>
        </w:r>
      </w:del>
      <w:del w:id="59" w:author="Javid Akhavan" w:date="2021-02-14T17:57:00Z">
        <w:r w:rsidR="00BE70C6" w:rsidRPr="00815E4E" w:rsidDel="00F0013E">
          <w:rPr>
            <w:kern w:val="0"/>
          </w:rPr>
          <w:delText xml:space="preserve">board </w:delText>
        </w:r>
      </w:del>
      <w:del w:id="60" w:author="Javid Akhavan" w:date="2021-02-14T17:52:00Z">
        <w:r w:rsidR="00BE70C6" w:rsidRPr="00815E4E" w:rsidDel="00F0013E">
          <w:rPr>
            <w:kern w:val="0"/>
          </w:rPr>
          <w:delText xml:space="preserve">is </w:delText>
        </w:r>
        <w:r w:rsidR="00D85217" w:rsidRPr="00815E4E" w:rsidDel="00F0013E">
          <w:rPr>
            <w:kern w:val="0"/>
          </w:rPr>
          <w:delText>using</w:delText>
        </w:r>
      </w:del>
      <w:del w:id="61" w:author="Javid Akhavan" w:date="2021-02-14T17:57:00Z">
        <w:r w:rsidR="00D85217" w:rsidRPr="00815E4E" w:rsidDel="00F0013E">
          <w:rPr>
            <w:kern w:val="0"/>
          </w:rPr>
          <w:delText xml:space="preserve"> Marlin firmware </w:delText>
        </w:r>
      </w:del>
      <w:del w:id="62" w:author="Javid Akhavan" w:date="2021-02-14T17:51:00Z">
        <w:r w:rsidR="00D85217" w:rsidRPr="00815E4E" w:rsidDel="00F0013E">
          <w:rPr>
            <w:kern w:val="0"/>
          </w:rPr>
          <w:delText xml:space="preserve">and has </w:delText>
        </w:r>
      </w:del>
      <w:del w:id="63" w:author="Javid Akhavan" w:date="2021-02-14T17:57:00Z">
        <w:r w:rsidR="00D85217" w:rsidRPr="00815E4E" w:rsidDel="00F0013E">
          <w:rPr>
            <w:kern w:val="0"/>
          </w:rPr>
          <w:delText>bootloader install</w:delText>
        </w:r>
      </w:del>
      <w:del w:id="64" w:author="Javid Akhavan" w:date="2021-02-14T17:54:00Z">
        <w:r w:rsidR="00D85217" w:rsidDel="00F0013E">
          <w:rPr>
            <w:kern w:val="0"/>
          </w:rPr>
          <w:delText>.</w:delText>
        </w:r>
      </w:del>
      <w:del w:id="65" w:author="Javid Akhavan" w:date="2021-02-14T17:57:00Z">
        <w:r w:rsidR="00D85217" w:rsidDel="00F0013E">
          <w:rPr>
            <w:kern w:val="0"/>
          </w:rPr>
          <w:delText xml:space="preserve"> </w:delText>
        </w:r>
      </w:del>
      <w:del w:id="66" w:author="Javid Akhavan" w:date="2021-02-14T17:54:00Z">
        <w:r w:rsidR="00D85217" w:rsidDel="00F0013E">
          <w:rPr>
            <w:kern w:val="0"/>
          </w:rPr>
          <w:delText>T</w:delText>
        </w:r>
      </w:del>
      <w:del w:id="67" w:author="Javid Akhavan" w:date="2021-02-14T17:57:00Z">
        <w:r w:rsidR="00D85217" w:rsidDel="00F0013E">
          <w:rPr>
            <w:kern w:val="0"/>
          </w:rPr>
          <w:delText>he workstation</w:delText>
        </w:r>
      </w:del>
      <w:del w:id="68" w:author="Javid Akhavan" w:date="2021-02-14T17:52:00Z">
        <w:r w:rsidR="00D85217" w:rsidDel="00F0013E">
          <w:rPr>
            <w:kern w:val="0"/>
          </w:rPr>
          <w:delText xml:space="preserve"> could realize</w:delText>
        </w:r>
      </w:del>
      <w:del w:id="69" w:author="Javid Akhavan" w:date="2021-02-14T17:57:00Z">
        <w:r w:rsidR="00D85217" w:rsidDel="00F0013E">
          <w:rPr>
            <w:kern w:val="0"/>
          </w:rPr>
          <w:delText xml:space="preserve"> </w:delText>
        </w:r>
      </w:del>
      <w:del w:id="70" w:author="Javid Akhavan" w:date="2021-02-14T17:50:00Z">
        <w:r w:rsidR="00D85217" w:rsidDel="00F0013E">
          <w:rPr>
            <w:kern w:val="0"/>
          </w:rPr>
          <w:delText xml:space="preserve">real </w:delText>
        </w:r>
      </w:del>
      <w:del w:id="71" w:author="Javid Akhavan" w:date="2021-02-14T17:57:00Z">
        <w:r w:rsidR="00D85217" w:rsidDel="00F0013E">
          <w:rPr>
            <w:kern w:val="0"/>
          </w:rPr>
          <w:delText>time communication through s</w:delText>
        </w:r>
        <w:r w:rsidR="00D85217" w:rsidRPr="00D85217" w:rsidDel="00F0013E">
          <w:rPr>
            <w:kern w:val="0"/>
          </w:rPr>
          <w:delText>erial communication</w:delText>
        </w:r>
        <w:r w:rsidR="00D85217" w:rsidDel="00F0013E">
          <w:rPr>
            <w:kern w:val="0"/>
          </w:rPr>
          <w:delText>.</w:delText>
        </w:r>
      </w:del>
      <w:r w:rsidR="00D85217">
        <w:rPr>
          <w:kern w:val="0"/>
        </w:rPr>
        <w:t xml:space="preserve"> </w:t>
      </w:r>
      <w:r w:rsidR="001927A3">
        <w:rPr>
          <w:rFonts w:hint="eastAsia"/>
          <w:kern w:val="0"/>
          <w:lang w:eastAsia="zh-CN"/>
        </w:rPr>
        <w:t>T</w:t>
      </w:r>
      <w:r w:rsidR="001927A3">
        <w:rPr>
          <w:kern w:val="0"/>
          <w:lang w:eastAsia="zh-CN"/>
        </w:rPr>
        <w:t>he laser sca</w:t>
      </w:r>
      <w:ins w:id="72" w:author="Javid Akhavan" w:date="2021-02-14T17:58:00Z">
        <w:r w:rsidR="00F0013E">
          <w:rPr>
            <w:kern w:val="0"/>
            <w:lang w:eastAsia="zh-CN"/>
          </w:rPr>
          <w:t>n</w:t>
        </w:r>
      </w:ins>
      <w:r w:rsidR="001927A3">
        <w:rPr>
          <w:kern w:val="0"/>
          <w:lang w:eastAsia="zh-CN"/>
        </w:rPr>
        <w:t>n</w:t>
      </w:r>
      <w:ins w:id="73" w:author="Javid Akhavan" w:date="2021-02-14T17:58:00Z">
        <w:r w:rsidR="00F0013E">
          <w:rPr>
            <w:kern w:val="0"/>
            <w:lang w:eastAsia="zh-CN"/>
          </w:rPr>
          <w:t>er</w:t>
        </w:r>
      </w:ins>
      <w:r w:rsidR="001927A3">
        <w:rPr>
          <w:kern w:val="0"/>
          <w:lang w:eastAsia="zh-CN"/>
        </w:rPr>
        <w:t xml:space="preserve"> system used</w:t>
      </w:r>
      <w:r w:rsidR="00A06995">
        <w:rPr>
          <w:kern w:val="0"/>
          <w:lang w:eastAsia="zh-CN"/>
        </w:rPr>
        <w:t xml:space="preserve"> </w:t>
      </w:r>
      <w:ins w:id="74" w:author="Javid Akhavan" w:date="2021-02-14T17:58:00Z">
        <w:r w:rsidR="00F0013E">
          <w:rPr>
            <w:kern w:val="0"/>
            <w:lang w:eastAsia="zh-CN"/>
          </w:rPr>
          <w:t xml:space="preserve">in the study </w:t>
        </w:r>
      </w:ins>
      <w:r w:rsidR="00A06995">
        <w:rPr>
          <w:kern w:val="0"/>
          <w:lang w:eastAsia="zh-CN"/>
        </w:rPr>
        <w:t xml:space="preserve">is a </w:t>
      </w:r>
      <w:r w:rsidR="007E219D">
        <w:rPr>
          <w:kern w:val="0"/>
          <w:lang w:eastAsia="zh-CN"/>
        </w:rPr>
        <w:t xml:space="preserve">KEYENCE </w:t>
      </w:r>
      <w:r w:rsidR="00A06995">
        <w:rPr>
          <w:kern w:val="0"/>
          <w:lang w:eastAsia="zh-CN"/>
        </w:rPr>
        <w:t>high-speed Laser Profiler LJ-V7000</w:t>
      </w:r>
      <w:r w:rsidR="00723C9B">
        <w:rPr>
          <w:kern w:val="0"/>
          <w:lang w:eastAsia="zh-CN"/>
        </w:rPr>
        <w:t xml:space="preserve"> series</w:t>
      </w:r>
      <w:del w:id="75" w:author="Javid Akhavan" w:date="2021-02-14T17:53:00Z">
        <w:r w:rsidR="00723C9B" w:rsidDel="00F0013E">
          <w:rPr>
            <w:kern w:val="0"/>
            <w:lang w:eastAsia="zh-CN"/>
          </w:rPr>
          <w:delText>.</w:delText>
        </w:r>
        <w:r w:rsidR="00637033" w:rsidDel="00F0013E">
          <w:rPr>
            <w:kern w:val="0"/>
            <w:lang w:eastAsia="zh-CN"/>
          </w:rPr>
          <w:delText xml:space="preserve"> The sensor is </w:delText>
        </w:r>
      </w:del>
      <w:ins w:id="76" w:author="Javid Akhavan" w:date="2021-02-14T17:53:00Z">
        <w:r w:rsidR="00F0013E">
          <w:rPr>
            <w:kern w:val="0"/>
            <w:lang w:eastAsia="zh-CN"/>
          </w:rPr>
          <w:t xml:space="preserve"> </w:t>
        </w:r>
      </w:ins>
      <w:r w:rsidR="00637033">
        <w:rPr>
          <w:kern w:val="0"/>
          <w:lang w:eastAsia="zh-CN"/>
        </w:rPr>
        <w:t>mounted on the extra frame</w:t>
      </w:r>
      <w:ins w:id="77" w:author="Javid Akhavan" w:date="2021-02-14T17:50:00Z">
        <w:r w:rsidR="00F0013E">
          <w:rPr>
            <w:kern w:val="0"/>
            <w:lang w:eastAsia="zh-CN"/>
          </w:rPr>
          <w:t>,</w:t>
        </w:r>
      </w:ins>
      <w:r w:rsidR="00637033">
        <w:rPr>
          <w:kern w:val="0"/>
          <w:lang w:eastAsia="zh-CN"/>
        </w:rPr>
        <w:t xml:space="preserve"> which is rigidly connected to the FFF printer. The sensor can move in a plane </w:t>
      </w:r>
      <w:r w:rsidR="00ED1DA3">
        <w:rPr>
          <w:rFonts w:hint="eastAsia"/>
          <w:kern w:val="0"/>
          <w:lang w:eastAsia="zh-CN"/>
        </w:rPr>
        <w:t>that</w:t>
      </w:r>
      <w:r w:rsidR="00ED1DA3">
        <w:rPr>
          <w:kern w:val="0"/>
          <w:lang w:eastAsia="zh-CN"/>
        </w:rPr>
        <w:t xml:space="preserve"> </w:t>
      </w:r>
      <w:r w:rsidR="00637033">
        <w:rPr>
          <w:kern w:val="0"/>
          <w:lang w:eastAsia="zh-CN"/>
        </w:rPr>
        <w:t xml:space="preserve">is parallel with </w:t>
      </w:r>
      <w:ins w:id="78" w:author="Javid Akhavan" w:date="2021-02-14T17:53:00Z">
        <w:r w:rsidR="00F0013E">
          <w:rPr>
            <w:kern w:val="0"/>
            <w:lang w:eastAsia="zh-CN"/>
          </w:rPr>
          <w:t xml:space="preserve">the </w:t>
        </w:r>
      </w:ins>
      <w:r w:rsidR="00637033">
        <w:rPr>
          <w:kern w:val="0"/>
          <w:lang w:eastAsia="zh-CN"/>
        </w:rPr>
        <w:t xml:space="preserve">FFF printer </w:t>
      </w:r>
      <m:oMath>
        <m:r>
          <w:rPr>
            <w:rFonts w:ascii="Cambria Math" w:hAnsi="Cambria Math"/>
            <w:kern w:val="0"/>
            <w:lang w:eastAsia="zh-CN"/>
          </w:rPr>
          <m:t>xy</m:t>
        </m:r>
      </m:oMath>
      <w:r w:rsidR="00637033">
        <w:rPr>
          <w:kern w:val="0"/>
          <w:lang w:eastAsia="zh-CN"/>
        </w:rPr>
        <w:t xml:space="preserve"> plane. </w:t>
      </w:r>
      <w:r w:rsidR="004A10A1">
        <w:rPr>
          <w:rFonts w:hint="eastAsia"/>
          <w:kern w:val="0"/>
          <w:lang w:eastAsia="zh-CN"/>
        </w:rPr>
        <w:t>The</w:t>
      </w:r>
      <w:r w:rsidR="004A10A1">
        <w:rPr>
          <w:kern w:val="0"/>
          <w:lang w:eastAsia="zh-CN"/>
        </w:rPr>
        <w:t xml:space="preserve"> </w:t>
      </w:r>
      <w:r w:rsidR="00560563">
        <w:rPr>
          <w:kern w:val="0"/>
          <w:lang w:eastAsia="zh-CN"/>
        </w:rPr>
        <w:t xml:space="preserve">distance </w:t>
      </w:r>
      <w:r w:rsidR="00982913">
        <w:rPr>
          <w:kern w:val="0"/>
          <w:lang w:eastAsia="zh-CN"/>
        </w:rPr>
        <w:t xml:space="preserve">(in </w:t>
      </w:r>
      <m:oMath>
        <m:r>
          <w:rPr>
            <w:rFonts w:ascii="Cambria Math" w:hAnsi="Cambria Math"/>
            <w:kern w:val="0"/>
            <w:lang w:eastAsia="zh-CN"/>
          </w:rPr>
          <m:t>Z</m:t>
        </m:r>
      </m:oMath>
      <w:r w:rsidR="00982913">
        <w:rPr>
          <w:kern w:val="0"/>
          <w:lang w:eastAsia="zh-CN"/>
        </w:rPr>
        <w:t xml:space="preserve"> direction) </w:t>
      </w:r>
      <w:r w:rsidR="00560563">
        <w:rPr>
          <w:kern w:val="0"/>
          <w:lang w:eastAsia="zh-CN"/>
        </w:rPr>
        <w:t>between sensor and target surface is calculated</w:t>
      </w:r>
      <w:r w:rsidR="00761AF5">
        <w:rPr>
          <w:kern w:val="0"/>
          <w:lang w:eastAsia="zh-CN"/>
        </w:rPr>
        <w:t xml:space="preserve"> with </w:t>
      </w:r>
      <w:r w:rsidR="00C823A5">
        <w:rPr>
          <w:kern w:val="0"/>
          <w:lang w:eastAsia="zh-CN"/>
        </w:rPr>
        <w:t xml:space="preserve">a resolution of </w:t>
      </w:r>
      <w:r w:rsidR="00761AF5">
        <w:rPr>
          <w:kern w:val="0"/>
          <w:lang w:eastAsia="zh-CN"/>
        </w:rPr>
        <w:t>1</w:t>
      </w:r>
      <w:r w:rsidR="00761AF5" w:rsidRPr="00982913">
        <w:rPr>
          <w:rFonts w:hint="eastAsia"/>
        </w:rPr>
        <w:t xml:space="preserve"> </w:t>
      </w:r>
      <w:r w:rsidR="00761AF5" w:rsidRPr="00982913">
        <w:rPr>
          <w:rFonts w:hint="eastAsia"/>
          <w:kern w:val="0"/>
          <w:lang w:eastAsia="zh-CN"/>
        </w:rPr>
        <w:t>µ</w:t>
      </w:r>
      <w:r w:rsidR="00761AF5" w:rsidRPr="00982913">
        <w:rPr>
          <w:kern w:val="0"/>
          <w:lang w:eastAsia="zh-CN"/>
        </w:rPr>
        <w:t>m</w:t>
      </w:r>
      <w:r w:rsidR="00560563">
        <w:rPr>
          <w:kern w:val="0"/>
          <w:lang w:eastAsia="zh-CN"/>
        </w:rPr>
        <w:t xml:space="preserve"> based on</w:t>
      </w:r>
      <w:r w:rsidR="00761AF5">
        <w:rPr>
          <w:kern w:val="0"/>
          <w:lang w:eastAsia="zh-CN"/>
        </w:rPr>
        <w:t xml:space="preserve"> </w:t>
      </w:r>
      <w:ins w:id="79" w:author="Javid Akhavan" w:date="2021-02-14T17:54:00Z">
        <w:r w:rsidR="00F0013E">
          <w:rPr>
            <w:kern w:val="0"/>
            <w:lang w:eastAsia="zh-CN"/>
          </w:rPr>
          <w:t xml:space="preserve">the </w:t>
        </w:r>
      </w:ins>
      <w:r w:rsidR="00761AF5">
        <w:rPr>
          <w:kern w:val="0"/>
          <w:lang w:eastAsia="zh-CN"/>
        </w:rPr>
        <w:t>laser-based 3D triangulation principle</w:t>
      </w:r>
      <w:r w:rsidR="00982913">
        <w:rPr>
          <w:kern w:val="0"/>
          <w:lang w:eastAsia="zh-CN"/>
        </w:rPr>
        <w:t xml:space="preserve">. </w:t>
      </w:r>
      <w:r w:rsidR="00F94EA3">
        <w:rPr>
          <w:kern w:val="0"/>
          <w:lang w:eastAsia="zh-CN"/>
        </w:rPr>
        <w:t xml:space="preserve">The communication between </w:t>
      </w:r>
      <w:ins w:id="80" w:author="Javid Akhavan" w:date="2021-02-14T17:54:00Z">
        <w:r w:rsidR="00F0013E">
          <w:rPr>
            <w:kern w:val="0"/>
            <w:lang w:eastAsia="zh-CN"/>
          </w:rPr>
          <w:t xml:space="preserve">the </w:t>
        </w:r>
      </w:ins>
      <w:r w:rsidR="00F94EA3">
        <w:rPr>
          <w:kern w:val="0"/>
          <w:lang w:eastAsia="zh-CN"/>
        </w:rPr>
        <w:t>workstation and laser scanner is established via TCP/IP.</w:t>
      </w:r>
    </w:p>
    <w:p w14:paraId="003DFCE6" w14:textId="77777777" w:rsidR="001927A3" w:rsidRDefault="00C05D03" w:rsidP="00383913">
      <w:pPr>
        <w:pStyle w:val="BodyTextIndent"/>
        <w:keepNext/>
        <w:ind w:firstLine="0"/>
      </w:pPr>
      <w:r>
        <w:rPr>
          <w:noProof/>
          <w:kern w:val="0"/>
        </w:rPr>
        <w:drawing>
          <wp:inline distT="0" distB="0" distL="0" distR="0" wp14:anchorId="2AEE13B4" wp14:editId="4CC598E6">
            <wp:extent cx="3232150" cy="209256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0150" cy="2117167"/>
                    </a:xfrm>
                    <a:prstGeom prst="rect">
                      <a:avLst/>
                    </a:prstGeom>
                    <a:noFill/>
                  </pic:spPr>
                </pic:pic>
              </a:graphicData>
            </a:graphic>
          </wp:inline>
        </w:drawing>
      </w:r>
    </w:p>
    <w:p w14:paraId="1BDB9917" w14:textId="01D9E711" w:rsidR="00C05D03" w:rsidRPr="00A06995" w:rsidRDefault="00575C0B" w:rsidP="00A06995">
      <w:pPr>
        <w:pStyle w:val="BodyTextIndent"/>
        <w:ind w:firstLine="0"/>
        <w:rPr>
          <w:kern w:val="0"/>
          <w:sz w:val="18"/>
          <w:szCs w:val="18"/>
        </w:rPr>
      </w:pPr>
      <w:bookmarkStart w:id="81" w:name="_Ref63685968"/>
      <w:r w:rsidRPr="00A06995">
        <w:rPr>
          <w:rFonts w:ascii="Arial" w:hAnsi="Arial" w:cs="Arial"/>
          <w:b/>
          <w:bCs/>
          <w:kern w:val="0"/>
          <w:sz w:val="18"/>
          <w:szCs w:val="18"/>
        </w:rPr>
        <w:t>FIGURE</w:t>
      </w:r>
      <w:r w:rsidRPr="00A06995">
        <w:rPr>
          <w:rFonts w:ascii="Arial" w:hAnsi="Arial" w:cs="Arial"/>
          <w:kern w:val="0"/>
          <w:sz w:val="18"/>
          <w:szCs w:val="18"/>
        </w:rPr>
        <w:t xml:space="preserve"> </w:t>
      </w:r>
      <w:r w:rsidR="001927A3" w:rsidRPr="00A06995">
        <w:rPr>
          <w:rFonts w:ascii="Arial" w:hAnsi="Arial" w:cs="Arial"/>
          <w:b/>
          <w:bCs/>
          <w:kern w:val="0"/>
          <w:sz w:val="18"/>
          <w:szCs w:val="18"/>
        </w:rPr>
        <w:fldChar w:fldCharType="begin"/>
      </w:r>
      <w:r w:rsidR="001927A3" w:rsidRPr="00A06995">
        <w:rPr>
          <w:rFonts w:ascii="Arial" w:hAnsi="Arial" w:cs="Arial"/>
          <w:b/>
          <w:bCs/>
          <w:kern w:val="0"/>
          <w:sz w:val="18"/>
          <w:szCs w:val="18"/>
        </w:rPr>
        <w:instrText xml:space="preserve"> SEQ Figure \* ARABIC </w:instrText>
      </w:r>
      <w:r w:rsidR="001927A3" w:rsidRPr="00A06995">
        <w:rPr>
          <w:rFonts w:ascii="Arial" w:hAnsi="Arial" w:cs="Arial"/>
          <w:b/>
          <w:bCs/>
          <w:kern w:val="0"/>
          <w:sz w:val="18"/>
          <w:szCs w:val="18"/>
        </w:rPr>
        <w:fldChar w:fldCharType="separate"/>
      </w:r>
      <w:r w:rsidR="00070CE1">
        <w:rPr>
          <w:rFonts w:ascii="Arial" w:hAnsi="Arial" w:cs="Arial"/>
          <w:b/>
          <w:bCs/>
          <w:noProof/>
          <w:kern w:val="0"/>
          <w:sz w:val="18"/>
          <w:szCs w:val="18"/>
        </w:rPr>
        <w:t>1</w:t>
      </w:r>
      <w:r w:rsidR="001927A3" w:rsidRPr="00A06995">
        <w:rPr>
          <w:rFonts w:ascii="Arial" w:hAnsi="Arial" w:cs="Arial"/>
          <w:b/>
          <w:bCs/>
          <w:kern w:val="0"/>
          <w:sz w:val="18"/>
          <w:szCs w:val="18"/>
        </w:rPr>
        <w:fldChar w:fldCharType="end"/>
      </w:r>
      <w:bookmarkEnd w:id="81"/>
      <w:r w:rsidRPr="00A06995">
        <w:rPr>
          <w:rFonts w:ascii="Arial" w:hAnsi="Arial" w:cs="Arial"/>
          <w:kern w:val="0"/>
          <w:sz w:val="18"/>
          <w:szCs w:val="18"/>
        </w:rPr>
        <w:t>:</w:t>
      </w:r>
      <w:r w:rsidRPr="00A06995">
        <w:rPr>
          <w:kern w:val="0"/>
          <w:sz w:val="18"/>
          <w:szCs w:val="18"/>
        </w:rPr>
        <w:t xml:space="preserve"> THE HARDWARE SETUP OF MONITORING SYSTEM FOR FFF</w:t>
      </w:r>
    </w:p>
    <w:p w14:paraId="417A07FE" w14:textId="77777777" w:rsidR="005F3ECE" w:rsidRDefault="005F3ECE" w:rsidP="005F3ECE">
      <w:pPr>
        <w:pStyle w:val="BodyTextIndent"/>
        <w:ind w:firstLine="0"/>
        <w:rPr>
          <w:rFonts w:ascii="Arial" w:hAnsi="Arial" w:cs="Arial"/>
          <w:b/>
          <w:kern w:val="0"/>
        </w:rPr>
      </w:pPr>
    </w:p>
    <w:p w14:paraId="1DE5A3C8" w14:textId="41EB488E" w:rsidR="005F3ECE" w:rsidRDefault="005F3ECE" w:rsidP="005F3ECE">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2</w:t>
      </w:r>
      <w:r w:rsidRPr="008C095F">
        <w:rPr>
          <w:rFonts w:ascii="Arial" w:hAnsi="Arial" w:cs="Arial"/>
          <w:b/>
          <w:kern w:val="0"/>
        </w:rPr>
        <w:t xml:space="preserve"> </w:t>
      </w:r>
      <w:r w:rsidR="00E775A8">
        <w:rPr>
          <w:rFonts w:ascii="Arial" w:hAnsi="Arial" w:cs="Arial"/>
          <w:b/>
          <w:kern w:val="0"/>
        </w:rPr>
        <w:t>Data Processing and Communication</w:t>
      </w:r>
      <w:r>
        <w:rPr>
          <w:rFonts w:ascii="Arial" w:hAnsi="Arial" w:cs="Arial"/>
          <w:b/>
          <w:kern w:val="0"/>
        </w:rPr>
        <w:t xml:space="preserve"> Architecture</w:t>
      </w:r>
    </w:p>
    <w:p w14:paraId="3D664017" w14:textId="75FBB564" w:rsidR="00D84D29" w:rsidRDefault="005F3ECE" w:rsidP="00F0013E">
      <w:pPr>
        <w:pStyle w:val="BodyTextIndent"/>
        <w:rPr>
          <w:kern w:val="0"/>
          <w:lang w:eastAsia="zh-CN"/>
        </w:rPr>
        <w:pPrChange w:id="82" w:author="Javid Akhavan" w:date="2021-02-14T18:01:00Z">
          <w:pPr>
            <w:pStyle w:val="BodyTextIndent"/>
          </w:pPr>
        </w:pPrChange>
      </w:pPr>
      <w:r>
        <w:rPr>
          <w:kern w:val="0"/>
        </w:rPr>
        <w:t xml:space="preserve">The </w:t>
      </w:r>
      <w:r w:rsidR="00E775A8">
        <w:rPr>
          <w:kern w:val="0"/>
        </w:rPr>
        <w:t>d</w:t>
      </w:r>
      <w:r w:rsidR="00E775A8" w:rsidRPr="00E775A8">
        <w:rPr>
          <w:kern w:val="0"/>
        </w:rPr>
        <w:t xml:space="preserve">ata </w:t>
      </w:r>
      <w:r w:rsidR="00E775A8">
        <w:rPr>
          <w:kern w:val="0"/>
        </w:rPr>
        <w:t>p</w:t>
      </w:r>
      <w:r w:rsidR="00E775A8" w:rsidRPr="00E775A8">
        <w:rPr>
          <w:kern w:val="0"/>
        </w:rPr>
        <w:t xml:space="preserve">rocessing and </w:t>
      </w:r>
      <w:r w:rsidR="00E775A8">
        <w:rPr>
          <w:kern w:val="0"/>
        </w:rPr>
        <w:t>c</w:t>
      </w:r>
      <w:r w:rsidR="00E775A8" w:rsidRPr="00E775A8">
        <w:rPr>
          <w:kern w:val="0"/>
        </w:rPr>
        <w:t xml:space="preserve">ommunication </w:t>
      </w:r>
      <w:r w:rsidR="00426045">
        <w:rPr>
          <w:kern w:val="0"/>
        </w:rPr>
        <w:t>architecture for the in-situ laser-based process monitoring and anomaly identification system is demonstrated in</w:t>
      </w:r>
      <w:r w:rsidR="00575C0B">
        <w:rPr>
          <w:kern w:val="0"/>
        </w:rPr>
        <w:t xml:space="preserve"> </w:t>
      </w:r>
      <w:r w:rsidR="00575C0B" w:rsidRPr="00575C0B">
        <w:rPr>
          <w:kern w:val="0"/>
        </w:rPr>
        <w:fldChar w:fldCharType="begin"/>
      </w:r>
      <w:r w:rsidR="00575C0B" w:rsidRPr="00575C0B">
        <w:rPr>
          <w:kern w:val="0"/>
        </w:rPr>
        <w:instrText xml:space="preserve"> REF _Ref63687867 \h  \* MERGEFORMAT </w:instrText>
      </w:r>
      <w:r w:rsidR="00575C0B" w:rsidRPr="00575C0B">
        <w:rPr>
          <w:kern w:val="0"/>
        </w:rPr>
      </w:r>
      <w:r w:rsidR="00575C0B" w:rsidRPr="00575C0B">
        <w:rPr>
          <w:kern w:val="0"/>
        </w:rPr>
        <w:fldChar w:fldCharType="separate"/>
      </w:r>
      <w:r w:rsidR="00815E4E" w:rsidRPr="00815E4E">
        <w:t>Fig</w:t>
      </w:r>
      <w:r w:rsidR="00815E4E">
        <w:t>.</w:t>
      </w:r>
      <w:r w:rsidR="00815E4E" w:rsidRPr="00815E4E">
        <w:t xml:space="preserve"> 2</w:t>
      </w:r>
      <w:r w:rsidR="00575C0B" w:rsidRPr="00575C0B">
        <w:rPr>
          <w:kern w:val="0"/>
        </w:rPr>
        <w:fldChar w:fldCharType="end"/>
      </w:r>
      <w:r w:rsidR="00575C0B" w:rsidRPr="00575C0B">
        <w:rPr>
          <w:kern w:val="0"/>
        </w:rPr>
        <w:t>.</w:t>
      </w:r>
      <w:r w:rsidR="00575C0B">
        <w:rPr>
          <w:kern w:val="0"/>
        </w:rPr>
        <w:t xml:space="preserve"> </w:t>
      </w:r>
      <w:r w:rsidR="00F94EA3">
        <w:rPr>
          <w:kern w:val="0"/>
        </w:rPr>
        <w:t xml:space="preserve">The </w:t>
      </w:r>
      <w:r w:rsidR="006E23C9">
        <w:rPr>
          <w:kern w:val="0"/>
        </w:rPr>
        <w:t xml:space="preserve">application is established using </w:t>
      </w:r>
      <w:ins w:id="83" w:author="Javid Akhavan" w:date="2021-02-14T17:59:00Z">
        <w:r w:rsidR="00F0013E">
          <w:rPr>
            <w:kern w:val="0"/>
          </w:rPr>
          <w:t xml:space="preserve">the </w:t>
        </w:r>
      </w:ins>
      <w:r w:rsidR="006E23C9">
        <w:rPr>
          <w:kern w:val="0"/>
        </w:rPr>
        <w:t>Python programming language.</w:t>
      </w:r>
      <w:r w:rsidR="003B0279">
        <w:rPr>
          <w:kern w:val="0"/>
        </w:rPr>
        <w:t xml:space="preserve"> The slicer algorithm slices the CAD model based on the fabrication requirement in </w:t>
      </w:r>
      <w:ins w:id="84" w:author="Javid Akhavan" w:date="2021-02-14T17:59:00Z">
        <w:r w:rsidR="00F0013E">
          <w:rPr>
            <w:kern w:val="0"/>
          </w:rPr>
          <w:t xml:space="preserve">the </w:t>
        </w:r>
      </w:ins>
      <w:r w:rsidR="003B0279">
        <w:rPr>
          <w:kern w:val="0"/>
        </w:rPr>
        <w:t>workstation. After generating the g-code, the multiprocessing software initialize</w:t>
      </w:r>
      <w:ins w:id="85" w:author="Javid Akhavan" w:date="2021-02-14T17:59:00Z">
        <w:r w:rsidR="00F0013E">
          <w:rPr>
            <w:kern w:val="0"/>
          </w:rPr>
          <w:t>s</w:t>
        </w:r>
      </w:ins>
      <w:r w:rsidR="003B0279">
        <w:rPr>
          <w:kern w:val="0"/>
        </w:rPr>
        <w:t xml:space="preserve"> the communication between </w:t>
      </w:r>
      <w:ins w:id="86" w:author="Javid Akhavan" w:date="2021-02-14T17:59:00Z">
        <w:r w:rsidR="00F0013E">
          <w:rPr>
            <w:kern w:val="0"/>
          </w:rPr>
          <w:t xml:space="preserve">the </w:t>
        </w:r>
      </w:ins>
      <w:r w:rsidR="003B0279">
        <w:rPr>
          <w:kern w:val="0"/>
        </w:rPr>
        <w:t>workstation, and FFF printer</w:t>
      </w:r>
      <w:ins w:id="87" w:author="Javid Akhavan" w:date="2021-02-14T17:59:00Z">
        <w:r w:rsidR="00F0013E">
          <w:rPr>
            <w:kern w:val="0"/>
          </w:rPr>
          <w:t>,</w:t>
        </w:r>
      </w:ins>
      <w:r w:rsidR="003B0279">
        <w:rPr>
          <w:kern w:val="0"/>
        </w:rPr>
        <w:t xml:space="preserve"> and laser scanner. The g-code is sent to the </w:t>
      </w:r>
      <w:r w:rsidR="003B0279">
        <w:rPr>
          <w:kern w:val="0"/>
          <w:lang w:eastAsia="zh-CN"/>
        </w:rPr>
        <w:t xml:space="preserve">buffer memory of </w:t>
      </w:r>
      <w:ins w:id="88" w:author="Javid Akhavan" w:date="2021-02-14T17:59:00Z">
        <w:r w:rsidR="00F0013E">
          <w:rPr>
            <w:kern w:val="0"/>
            <w:lang w:eastAsia="zh-CN"/>
          </w:rPr>
          <w:t xml:space="preserve">the </w:t>
        </w:r>
      </w:ins>
      <w:r w:rsidR="003B0279">
        <w:rPr>
          <w:kern w:val="0"/>
          <w:lang w:eastAsia="zh-CN"/>
        </w:rPr>
        <w:t xml:space="preserve">FFF printer line by line. </w:t>
      </w:r>
      <w:r w:rsidR="00CE2C1A">
        <w:rPr>
          <w:kern w:val="0"/>
          <w:lang w:eastAsia="zh-CN"/>
        </w:rPr>
        <w:t xml:space="preserve">During the fabrication process, the extruder head needs to move </w:t>
      </w:r>
      <w:r w:rsidR="00CE2C1A">
        <w:rPr>
          <w:kern w:val="0"/>
          <w:lang w:eastAsia="zh-CN"/>
        </w:rPr>
        <w:t xml:space="preserve">aside to clean the nozzle after each layer. Simultaneously, the scanner frame motion mechanism drives the sensor to move above the fabricating layer. The laser controller continuously triggers the laser emitter and built-in camera. When the </w:t>
      </w:r>
      <w:r w:rsidR="00BA6992">
        <w:rPr>
          <w:kern w:val="0"/>
          <w:lang w:eastAsia="zh-CN"/>
        </w:rPr>
        <w:t>predefined</w:t>
      </w:r>
      <w:r w:rsidR="00CE2C1A">
        <w:rPr>
          <w:kern w:val="0"/>
          <w:lang w:eastAsia="zh-CN"/>
        </w:rPr>
        <w:t xml:space="preserve"> batch size is reached, the 2D laser line profiles are combined and published as </w:t>
      </w:r>
      <w:ins w:id="89" w:author="Javid Akhavan" w:date="2021-02-14T18:00:00Z">
        <w:r w:rsidR="00F0013E">
          <w:rPr>
            <w:kern w:val="0"/>
            <w:lang w:eastAsia="zh-CN"/>
          </w:rPr>
          <w:t xml:space="preserve">a </w:t>
        </w:r>
      </w:ins>
      <w:r w:rsidR="00CE2C1A">
        <w:rPr>
          <w:kern w:val="0"/>
          <w:lang w:eastAsia="zh-CN"/>
        </w:rPr>
        <w:t>raw point cloud dataset. The</w:t>
      </w:r>
      <w:r w:rsidR="00BA6992">
        <w:rPr>
          <w:kern w:val="0"/>
          <w:lang w:eastAsia="zh-CN"/>
        </w:rPr>
        <w:t xml:space="preserve">n </w:t>
      </w:r>
      <w:r w:rsidR="00F01B55">
        <w:rPr>
          <w:kern w:val="0"/>
          <w:lang w:eastAsia="zh-CN"/>
        </w:rPr>
        <w:t xml:space="preserve">Three subprocesses </w:t>
      </w:r>
      <w:r w:rsidR="00BA6992">
        <w:rPr>
          <w:kern w:val="0"/>
          <w:lang w:eastAsia="zh-CN"/>
        </w:rPr>
        <w:t xml:space="preserve">of point cloud processing </w:t>
      </w:r>
      <w:r w:rsidR="00F01B55">
        <w:rPr>
          <w:kern w:val="0"/>
          <w:lang w:eastAsia="zh-CN"/>
        </w:rPr>
        <w:t>are</w:t>
      </w:r>
      <w:r w:rsidR="00BA6992">
        <w:rPr>
          <w:kern w:val="0"/>
          <w:lang w:eastAsia="zh-CN"/>
        </w:rPr>
        <w:t xml:space="preserve"> executed</w:t>
      </w:r>
      <w:r w:rsidR="00F01B55">
        <w:rPr>
          <w:kern w:val="0"/>
          <w:lang w:eastAsia="zh-CN"/>
        </w:rPr>
        <w:t xml:space="preserve"> successively</w:t>
      </w:r>
      <w:r w:rsidR="00BA6992">
        <w:rPr>
          <w:kern w:val="0"/>
          <w:lang w:eastAsia="zh-CN"/>
        </w:rPr>
        <w:t xml:space="preserve">. </w:t>
      </w:r>
      <w:r w:rsidR="00F01B55">
        <w:rPr>
          <w:kern w:val="0"/>
          <w:lang w:eastAsia="zh-CN"/>
        </w:rPr>
        <w:t>The raw point cloud dataset is pre-processed by noise</w:t>
      </w:r>
      <w:r w:rsidR="00383913">
        <w:rPr>
          <w:kern w:val="0"/>
          <w:lang w:eastAsia="zh-CN"/>
        </w:rPr>
        <w:t xml:space="preserve"> </w:t>
      </w:r>
      <w:ins w:id="90" w:author="Javid Akhavan" w:date="2021-02-14T18:00:00Z">
        <w:r w:rsidR="00F0013E">
          <w:rPr>
            <w:kern w:val="0"/>
            <w:lang w:eastAsia="zh-CN"/>
          </w:rPr>
          <w:t>re</w:t>
        </w:r>
      </w:ins>
      <w:r w:rsidR="00383913">
        <w:rPr>
          <w:kern w:val="0"/>
          <w:lang w:eastAsia="zh-CN"/>
        </w:rPr>
        <w:t xml:space="preserve">moving algorithms and transforms from sensor local coordinate to printer Tool Centre Point (TCP). Then the </w:t>
      </w:r>
      <w:r w:rsidR="00163482">
        <w:rPr>
          <w:kern w:val="0"/>
          <w:lang w:eastAsia="zh-CN"/>
        </w:rPr>
        <w:t>upper</w:t>
      </w:r>
      <w:r w:rsidR="00383913">
        <w:rPr>
          <w:kern w:val="0"/>
          <w:lang w:eastAsia="zh-CN"/>
        </w:rPr>
        <w:t xml:space="preserve"> surface is segmented from </w:t>
      </w:r>
      <w:ins w:id="91" w:author="Javid Akhavan" w:date="2021-02-14T18:01:00Z">
        <w:r w:rsidR="00F0013E">
          <w:rPr>
            <w:kern w:val="0"/>
            <w:lang w:eastAsia="zh-CN"/>
          </w:rPr>
          <w:t xml:space="preserve">the </w:t>
        </w:r>
      </w:ins>
      <w:r w:rsidR="00383913">
        <w:rPr>
          <w:kern w:val="0"/>
          <w:lang w:eastAsia="zh-CN"/>
        </w:rPr>
        <w:t xml:space="preserve">pre-processed dataset and converted to </w:t>
      </w:r>
      <w:ins w:id="92" w:author="Javid Akhavan" w:date="2021-02-14T18:01:00Z">
        <w:r w:rsidR="00F0013E">
          <w:rPr>
            <w:kern w:val="0"/>
            <w:lang w:eastAsia="zh-CN"/>
          </w:rPr>
          <w:t xml:space="preserve">a </w:t>
        </w:r>
      </w:ins>
      <w:r w:rsidR="00383913">
        <w:rPr>
          <w:kern w:val="0"/>
          <w:lang w:eastAsia="zh-CN"/>
        </w:rPr>
        <w:t xml:space="preserve">2D depth image. Finally, the image is </w:t>
      </w:r>
      <w:del w:id="93" w:author="Javid Akhavan" w:date="2021-02-14T18:01:00Z">
        <w:r w:rsidR="00383913" w:rsidDel="00F0013E">
          <w:rPr>
            <w:kern w:val="0"/>
            <w:lang w:eastAsia="zh-CN"/>
          </w:rPr>
          <w:delText xml:space="preserve">input </w:delText>
        </w:r>
      </w:del>
      <w:ins w:id="94" w:author="Javid Akhavan" w:date="2021-02-14T18:01:00Z">
        <w:r w:rsidR="00F0013E">
          <w:rPr>
            <w:kern w:val="0"/>
            <w:lang w:eastAsia="zh-CN"/>
          </w:rPr>
          <w:t>fed</w:t>
        </w:r>
        <w:r w:rsidR="00F0013E">
          <w:rPr>
            <w:kern w:val="0"/>
            <w:lang w:eastAsia="zh-CN"/>
          </w:rPr>
          <w:t xml:space="preserve"> </w:t>
        </w:r>
      </w:ins>
      <w:r w:rsidR="00383913">
        <w:rPr>
          <w:kern w:val="0"/>
          <w:lang w:eastAsia="zh-CN"/>
        </w:rPr>
        <w:t>to an integrated pre</w:t>
      </w:r>
      <w:ins w:id="95" w:author="Javid Akhavan" w:date="2021-02-14T18:01:00Z">
        <w:r w:rsidR="00F0013E">
          <w:rPr>
            <w:kern w:val="0"/>
            <w:lang w:eastAsia="zh-CN"/>
          </w:rPr>
          <w:t>-</w:t>
        </w:r>
      </w:ins>
      <w:r w:rsidR="00383913">
        <w:rPr>
          <w:kern w:val="0"/>
          <w:lang w:eastAsia="zh-CN"/>
        </w:rPr>
        <w:t>trained classification model</w:t>
      </w:r>
      <w:ins w:id="96" w:author="Javid Akhavan" w:date="2021-02-14T18:01:00Z">
        <w:r w:rsidR="00F0013E">
          <w:rPr>
            <w:kern w:val="0"/>
            <w:lang w:eastAsia="zh-CN"/>
          </w:rPr>
          <w:t>,</w:t>
        </w:r>
      </w:ins>
      <w:r w:rsidR="00383913">
        <w:rPr>
          <w:kern w:val="0"/>
          <w:lang w:eastAsia="zh-CN"/>
        </w:rPr>
        <w:t xml:space="preserve"> and the anomalies can be identified.</w:t>
      </w:r>
    </w:p>
    <w:p w14:paraId="3364BBB8" w14:textId="77777777" w:rsidR="00426045" w:rsidRDefault="00426045" w:rsidP="00E947E9">
      <w:pPr>
        <w:pStyle w:val="BodyTextIndent"/>
        <w:keepNext/>
        <w:spacing w:before="240"/>
        <w:ind w:firstLine="0"/>
        <w:rPr>
          <w:lang w:eastAsia="zh-CN"/>
        </w:rPr>
      </w:pPr>
      <w:r>
        <w:rPr>
          <w:noProof/>
          <w:kern w:val="0"/>
        </w:rPr>
        <w:drawing>
          <wp:inline distT="0" distB="0" distL="0" distR="0" wp14:anchorId="4B6ABFA5" wp14:editId="27C62372">
            <wp:extent cx="3225800" cy="46558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0822" cy="4663076"/>
                    </a:xfrm>
                    <a:prstGeom prst="rect">
                      <a:avLst/>
                    </a:prstGeom>
                    <a:noFill/>
                    <a:ln>
                      <a:noFill/>
                    </a:ln>
                  </pic:spPr>
                </pic:pic>
              </a:graphicData>
            </a:graphic>
          </wp:inline>
        </w:drawing>
      </w:r>
    </w:p>
    <w:p w14:paraId="347BE581" w14:textId="16F0C05A" w:rsidR="00426045" w:rsidRPr="00E775A8" w:rsidRDefault="00426045" w:rsidP="00383913">
      <w:pPr>
        <w:pStyle w:val="Caption"/>
        <w:rPr>
          <w:kern w:val="0"/>
        </w:rPr>
      </w:pPr>
      <w:bookmarkStart w:id="97" w:name="_Ref63687867"/>
      <w:r w:rsidRPr="00E775A8">
        <w:rPr>
          <w:rFonts w:ascii="Arial" w:hAnsi="Arial" w:cs="Arial"/>
          <w:b/>
          <w:bCs/>
        </w:rPr>
        <w:t xml:space="preserve">FIGURE </w:t>
      </w:r>
      <w:r w:rsidRPr="00E775A8">
        <w:rPr>
          <w:rFonts w:ascii="Arial" w:hAnsi="Arial" w:cs="Arial"/>
          <w:b/>
          <w:bCs/>
        </w:rPr>
        <w:fldChar w:fldCharType="begin"/>
      </w:r>
      <w:r w:rsidRPr="00E775A8">
        <w:rPr>
          <w:rFonts w:ascii="Arial" w:hAnsi="Arial" w:cs="Arial"/>
          <w:b/>
          <w:bCs/>
        </w:rPr>
        <w:instrText xml:space="preserve"> SEQ Figure \* ARABIC </w:instrText>
      </w:r>
      <w:r w:rsidRPr="00E775A8">
        <w:rPr>
          <w:rFonts w:ascii="Arial" w:hAnsi="Arial" w:cs="Arial"/>
          <w:b/>
          <w:bCs/>
        </w:rPr>
        <w:fldChar w:fldCharType="separate"/>
      </w:r>
      <w:r w:rsidR="00070CE1">
        <w:rPr>
          <w:rFonts w:ascii="Arial" w:hAnsi="Arial" w:cs="Arial"/>
          <w:b/>
          <w:bCs/>
          <w:noProof/>
        </w:rPr>
        <w:t>2</w:t>
      </w:r>
      <w:r w:rsidRPr="00E775A8">
        <w:rPr>
          <w:rFonts w:ascii="Arial" w:hAnsi="Arial" w:cs="Arial"/>
          <w:b/>
          <w:bCs/>
        </w:rPr>
        <w:fldChar w:fldCharType="end"/>
      </w:r>
      <w:bookmarkEnd w:id="97"/>
      <w:r w:rsidR="00575C0B" w:rsidRPr="00E775A8">
        <w:t xml:space="preserve">. </w:t>
      </w:r>
      <w:r w:rsidR="00E775A8" w:rsidRPr="00E775A8">
        <w:t>DATA PROCESSING AND COMMUNICATION ARCHITECTURE DIAGRAM</w:t>
      </w:r>
    </w:p>
    <w:p w14:paraId="059C662B" w14:textId="02E9981F" w:rsidR="008C095F" w:rsidRPr="008C095F" w:rsidRDefault="008C095F" w:rsidP="005E134D">
      <w:pPr>
        <w:pStyle w:val="BodyTextIndent"/>
        <w:ind w:firstLine="0"/>
        <w:rPr>
          <w:rFonts w:ascii="Arial" w:hAnsi="Arial" w:cs="Arial"/>
          <w:b/>
          <w:kern w:val="0"/>
        </w:rPr>
      </w:pPr>
      <w:r w:rsidRPr="008C095F">
        <w:rPr>
          <w:rFonts w:ascii="Arial" w:hAnsi="Arial" w:cs="Arial"/>
          <w:b/>
          <w:kern w:val="0"/>
        </w:rPr>
        <w:t>2.</w:t>
      </w:r>
      <w:r w:rsidR="00383913">
        <w:rPr>
          <w:rFonts w:ascii="Arial" w:hAnsi="Arial" w:cs="Arial"/>
          <w:b/>
          <w:kern w:val="0"/>
        </w:rPr>
        <w:t>3</w:t>
      </w:r>
      <w:r w:rsidRPr="008C095F">
        <w:rPr>
          <w:rFonts w:ascii="Arial" w:hAnsi="Arial" w:cs="Arial"/>
          <w:b/>
          <w:kern w:val="0"/>
        </w:rPr>
        <w:t xml:space="preserve"> </w:t>
      </w:r>
      <w:r w:rsidR="00163482">
        <w:rPr>
          <w:rFonts w:ascii="Arial" w:hAnsi="Arial" w:cs="Arial"/>
          <w:b/>
          <w:kern w:val="0"/>
        </w:rPr>
        <w:t>Point Cloud Processing</w:t>
      </w:r>
    </w:p>
    <w:p w14:paraId="5C0828C1" w14:textId="5548EE4C" w:rsidR="00A31548" w:rsidRDefault="0021527F" w:rsidP="000552C1">
      <w:pPr>
        <w:pStyle w:val="BodyTextIndent"/>
        <w:rPr>
          <w:kern w:val="0"/>
        </w:rPr>
      </w:pPr>
      <w:r>
        <w:rPr>
          <w:kern w:val="0"/>
        </w:rPr>
        <w:t xml:space="preserve">The </w:t>
      </w:r>
      <w:r w:rsidR="00B956DF">
        <w:rPr>
          <w:kern w:val="0"/>
        </w:rPr>
        <w:t xml:space="preserve">raw </w:t>
      </w:r>
      <w:r>
        <w:rPr>
          <w:kern w:val="0"/>
        </w:rPr>
        <w:t xml:space="preserve">point cloud dataset subscribed from the laser scanner includes noise which is commonly caused by the mechanical vibration and the shadow effect characteristics of optical scanning sensor. To obtain a clean dataset, </w:t>
      </w:r>
      <w:r w:rsidR="00C644C9">
        <w:rPr>
          <w:kern w:val="0"/>
        </w:rPr>
        <w:t xml:space="preserve">replacing the </w:t>
      </w:r>
      <w:r w:rsidR="00C644C9">
        <w:rPr>
          <w:kern w:val="0"/>
        </w:rPr>
        <w:lastRenderedPageBreak/>
        <w:t xml:space="preserve">missing measurement values and removing the outliers are necessary. </w:t>
      </w:r>
    </w:p>
    <w:p w14:paraId="6A6E7626" w14:textId="042D1BB5" w:rsidR="00FB0CCA" w:rsidRDefault="00B956DF" w:rsidP="00F0013E">
      <w:pPr>
        <w:pStyle w:val="BodyTextIndent"/>
        <w:pPrChange w:id="98" w:author="Javid Akhavan" w:date="2021-02-14T18:03:00Z">
          <w:pPr>
            <w:pStyle w:val="BodyTextIndent"/>
          </w:pPr>
        </w:pPrChange>
      </w:pPr>
      <w:r>
        <w:rPr>
          <w:kern w:val="0"/>
        </w:rPr>
        <w:t>A batch of raw point cloud</w:t>
      </w:r>
      <w:ins w:id="99" w:author="Javid Akhavan" w:date="2021-02-14T18:02:00Z">
        <w:r w:rsidR="00F0013E">
          <w:rPr>
            <w:kern w:val="0"/>
          </w:rPr>
          <w:t>s</w:t>
        </w:r>
      </w:ins>
      <w:r>
        <w:rPr>
          <w:kern w:val="0"/>
        </w:rPr>
        <w:t xml:space="preserve"> acquired from the sensor is formed as </w:t>
      </w:r>
      <w:ins w:id="100" w:author="Javid Akhavan" w:date="2021-02-14T18:02:00Z">
        <w:r w:rsidR="00F0013E">
          <w:rPr>
            <w:kern w:val="0"/>
          </w:rPr>
          <w:t xml:space="preserve">a </w:t>
        </w:r>
      </w:ins>
      <w:r>
        <w:rPr>
          <w:kern w:val="0"/>
        </w:rPr>
        <w:t xml:space="preserve">2D depth matrix. During the scanning process, if the target is out of the scanning range (in </w:t>
      </w:r>
      <m:oMath>
        <m:r>
          <w:rPr>
            <w:rFonts w:ascii="Cambria Math" w:hAnsi="Cambria Math"/>
            <w:kern w:val="0"/>
            <w:lang w:eastAsia="zh-CN"/>
          </w:rPr>
          <m:t>Z</m:t>
        </m:r>
      </m:oMath>
      <w:r>
        <w:rPr>
          <w:kern w:val="0"/>
          <w:lang w:eastAsia="zh-CN"/>
        </w:rPr>
        <w:t xml:space="preserve"> direction</w:t>
      </w:r>
      <w:r>
        <w:rPr>
          <w:kern w:val="0"/>
        </w:rPr>
        <w:t xml:space="preserve">) or the built-in camera cannot capture sufficient laser line information, the corresponding pixels are flagged as missing measurement, as </w:t>
      </w:r>
      <w:proofErr w:type="spellStart"/>
      <w:r>
        <w:rPr>
          <w:kern w:val="0"/>
        </w:rPr>
        <w:t>NaN</w:t>
      </w:r>
      <w:proofErr w:type="spellEnd"/>
      <w:r>
        <w:rPr>
          <w:kern w:val="0"/>
        </w:rPr>
        <w:t xml:space="preserve"> in this paper. The median interpolation operator with </w:t>
      </w:r>
      <w:ins w:id="101" w:author="Javid Akhavan" w:date="2021-02-14T18:03:00Z">
        <w:r w:rsidR="00F0013E">
          <w:rPr>
            <w:kern w:val="0"/>
          </w:rPr>
          <w:t xml:space="preserve">a </w:t>
        </w:r>
      </w:ins>
      <m:oMath>
        <m:r>
          <w:rPr>
            <w:rFonts w:ascii="Cambria Math" w:hAnsi="Cambria Math"/>
          </w:rPr>
          <m:t>3×3</m:t>
        </m:r>
      </m:oMath>
      <w:r w:rsidRPr="00BA764D">
        <w:t xml:space="preserve"> window</w:t>
      </w:r>
      <w:r>
        <w:t xml:space="preserve"> is used to replace the missing measurement</w:t>
      </w:r>
      <w:ins w:id="102" w:author="Javid Akhavan" w:date="2021-02-14T18:03:00Z">
        <w:r w:rsidR="00F0013E">
          <w:t>s</w:t>
        </w:r>
      </w:ins>
      <w:del w:id="103" w:author="Javid Akhavan" w:date="2021-02-14T18:03:00Z">
        <w:r w:rsidDel="00F0013E">
          <w:delText xml:space="preserve"> which shows better performing for</w:delText>
        </w:r>
      </w:del>
      <w:ins w:id="104" w:author="Javid Akhavan" w:date="2021-02-14T18:03:00Z">
        <w:r w:rsidR="00F0013E">
          <w:t>, which better perform</w:t>
        </w:r>
      </w:ins>
      <w:r>
        <w:t xml:space="preserve"> step-like features</w:t>
      </w:r>
      <w:r w:rsidR="00701158">
        <w:rPr>
          <w:kern w:val="0"/>
        </w:rPr>
        <w:fldChar w:fldCharType="begin"/>
      </w:r>
      <w:r w:rsidR="006F2048">
        <w:rPr>
          <w:kern w:val="0"/>
        </w:rPr>
        <w:instrText xml:space="preserve"> ADDIN EN.CITE &lt;EndNote&gt;&lt;Cite&gt;&lt;Author&gt;Senin&lt;/Author&gt;&lt;Year&gt;2012&lt;/Year&gt;&lt;RecNum&gt;1&lt;/RecNum&gt;&lt;DisplayText&gt;[8]&lt;/DisplayText&gt;&lt;record&gt;&lt;rec-number&gt;1&lt;/rec-number&gt;&lt;foreign-keys&gt;&lt;key app="EN" db-id="dfdftvffvav2pses2vmvve2yz5wzppevve9e" timestamp="1612821666"&gt;1&lt;/key&gt;&lt;/foreign-keys&gt;&lt;ref-type name="Journal Article"&gt;17&lt;/ref-type&gt;&lt;contributors&gt;&lt;authors&gt;&lt;author&gt;Senin, N.&lt;/author&gt;&lt;author&gt;Blunt, L.&lt;/author&gt;&lt;author&gt;Tolley, M.&lt;/author&gt;&lt;/authors&gt;&lt;/contributors&gt;&lt;auth-address&gt;Univ Perugia, Dipartimento Ingn Ind, I-06125 Perugia, PG, Italy&amp;#xD;Univ Huddersfield, EPSRC Ctr Innovat Mfg Adv Metrol, Huddersfield HD1 3DH, W Yorkshire, England&amp;#xD;Rutherford Appleton Lab, STFC, Chilton OX11 0QX, England&lt;/auth-address&gt;&lt;titles&gt;&lt;title&gt;The use of areal surface topography analysis for the inspection of micro-fabricated thin foil laser targets for ion acceleration&lt;/title&gt;&lt;secondary-title&gt;Measurement Science and Technology&lt;/secondary-title&gt;&lt;alt-title&gt;Meas Sci Technol&lt;/alt-title&gt;&lt;/titles&gt;&lt;periodical&gt;&lt;full-title&gt;Measurement Science and Technology&lt;/full-title&gt;&lt;abbr-1&gt;Meas Sci Technol&lt;/abbr-1&gt;&lt;/periodical&gt;&lt;alt-periodical&gt;&lt;full-title&gt;Measurement Science and Technology&lt;/full-title&gt;&lt;abbr-1&gt;Meas Sci Technol&lt;/abbr-1&gt;&lt;/alt-periodical&gt;&lt;volume&gt;23&lt;/volume&gt;&lt;number&gt;10&lt;/number&gt;&lt;keywords&gt;&lt;keyword&gt;thin foil laser targets&lt;/keyword&gt;&lt;keyword&gt;surface metrology&lt;/keyword&gt;&lt;keyword&gt;structured surfaces&lt;/keyword&gt;&lt;/keywords&gt;&lt;dates&gt;&lt;year&gt;2012&lt;/year&gt;&lt;pub-dates&gt;&lt;date&gt;Oct&lt;/date&gt;&lt;/pub-dates&gt;&lt;/dates&gt;&lt;isbn&gt;0957-0233&lt;/isbn&gt;&lt;accession-num&gt;WOS:000308920800004&lt;/accession-num&gt;&lt;urls&gt;&lt;related-urls&gt;&lt;url&gt;&amp;lt;Go to ISI&amp;gt;://WOS:000308920800004&lt;/url&gt;&lt;/related-urls&gt;&lt;/urls&gt;&lt;electronic-resource-num&gt;Artn 105004&amp;#xD;10.1088/0957-0233/23/10/105004&lt;/electronic-resource-num&gt;&lt;language&gt;English&lt;/language&gt;&lt;/record&gt;&lt;/Cite&gt;&lt;/EndNote&gt;</w:instrText>
      </w:r>
      <w:r w:rsidR="00701158">
        <w:rPr>
          <w:kern w:val="0"/>
        </w:rPr>
        <w:fldChar w:fldCharType="separate"/>
      </w:r>
      <w:r w:rsidR="006F2048">
        <w:rPr>
          <w:noProof/>
          <w:kern w:val="0"/>
        </w:rPr>
        <w:t>[8]</w:t>
      </w:r>
      <w:r w:rsidR="00701158">
        <w:rPr>
          <w:kern w:val="0"/>
        </w:rPr>
        <w:fldChar w:fldCharType="end"/>
      </w:r>
      <w:r>
        <w:t>.</w:t>
      </w:r>
      <w:r w:rsidR="00701158">
        <w:t xml:space="preserve"> </w:t>
      </w:r>
      <w:r w:rsidR="00115CE4">
        <w:t xml:space="preserve">The laser scanner calculates the distance from the target based on the </w:t>
      </w:r>
      <w:r w:rsidR="00115CE4">
        <w:rPr>
          <w:kern w:val="0"/>
          <w:lang w:eastAsia="zh-CN"/>
        </w:rPr>
        <w:t xml:space="preserve">3D triangulation method. Therefore, </w:t>
      </w:r>
      <w:r w:rsidR="007E219D">
        <w:rPr>
          <w:kern w:val="0"/>
          <w:lang w:eastAsia="zh-CN"/>
        </w:rPr>
        <w:t xml:space="preserve">the shadow effect causes </w:t>
      </w:r>
      <w:proofErr w:type="gramStart"/>
      <w:r w:rsidR="007E219D">
        <w:rPr>
          <w:kern w:val="0"/>
          <w:lang w:eastAsia="zh-CN"/>
        </w:rPr>
        <w:t>th</w:t>
      </w:r>
      <w:proofErr w:type="gramEnd"/>
      <w:del w:id="105" w:author="Javid Akhavan" w:date="2021-02-14T18:03:00Z">
        <w:r w:rsidR="007E219D" w:rsidDel="00F0013E">
          <w:rPr>
            <w:kern w:val="0"/>
            <w:lang w:eastAsia="zh-CN"/>
          </w:rPr>
          <w:delText>at the sensor is</w:delText>
        </w:r>
      </w:del>
      <w:ins w:id="106" w:author="Javid Akhavan" w:date="2021-02-14T18:03:00Z">
        <w:r w:rsidR="00F0013E">
          <w:rPr>
            <w:kern w:val="0"/>
            <w:lang w:eastAsia="zh-CN"/>
          </w:rPr>
          <w:t>e sensor to be</w:t>
        </w:r>
      </w:ins>
      <w:r w:rsidR="007E219D">
        <w:rPr>
          <w:kern w:val="0"/>
          <w:lang w:eastAsia="zh-CN"/>
        </w:rPr>
        <w:t xml:space="preserve"> sensitive to the abrupt change of height, as shown in </w:t>
      </w:r>
      <w:r w:rsidR="007E219D" w:rsidRPr="007E219D">
        <w:rPr>
          <w:kern w:val="0"/>
          <w:lang w:eastAsia="zh-CN"/>
        </w:rPr>
        <w:fldChar w:fldCharType="begin"/>
      </w:r>
      <w:r w:rsidR="007E219D" w:rsidRPr="007E219D">
        <w:rPr>
          <w:kern w:val="0"/>
          <w:lang w:eastAsia="zh-CN"/>
        </w:rPr>
        <w:instrText xml:space="preserve"> REF _Ref63706668 \h  \* MERGEFORMAT </w:instrText>
      </w:r>
      <w:r w:rsidR="007E219D" w:rsidRPr="007E219D">
        <w:rPr>
          <w:kern w:val="0"/>
          <w:lang w:eastAsia="zh-CN"/>
        </w:rPr>
      </w:r>
      <w:r w:rsidR="007E219D" w:rsidRPr="007E219D">
        <w:rPr>
          <w:kern w:val="0"/>
          <w:lang w:eastAsia="zh-CN"/>
        </w:rPr>
        <w:fldChar w:fldCharType="separate"/>
      </w:r>
      <w:r w:rsidR="00815E4E">
        <w:t>F</w:t>
      </w:r>
      <w:r w:rsidR="00815E4E" w:rsidRPr="00815E4E">
        <w:t>ig</w:t>
      </w:r>
      <w:r w:rsidR="00815E4E">
        <w:t>.</w:t>
      </w:r>
      <w:r w:rsidR="00815E4E" w:rsidRPr="00815E4E">
        <w:t xml:space="preserve"> 3</w:t>
      </w:r>
      <w:r w:rsidR="007E219D" w:rsidRPr="007E219D">
        <w:rPr>
          <w:kern w:val="0"/>
          <w:lang w:eastAsia="zh-CN"/>
        </w:rPr>
        <w:fldChar w:fldCharType="end"/>
      </w:r>
      <w:r w:rsidR="007E219D">
        <w:rPr>
          <w:kern w:val="0"/>
          <w:lang w:eastAsia="zh-CN"/>
        </w:rPr>
        <w:t xml:space="preserve">. The boundary area of </w:t>
      </w:r>
      <w:ins w:id="107" w:author="Javid Akhavan" w:date="2021-02-14T18:04:00Z">
        <w:r w:rsidR="00F0013E">
          <w:rPr>
            <w:kern w:val="0"/>
            <w:lang w:eastAsia="zh-CN"/>
          </w:rPr>
          <w:t xml:space="preserve">the </w:t>
        </w:r>
      </w:ins>
      <w:r w:rsidR="007E219D">
        <w:rPr>
          <w:kern w:val="0"/>
          <w:lang w:eastAsia="zh-CN"/>
        </w:rPr>
        <w:t>target could be recognized as outliers algorithmically. The statistical outlier removal method modified from the point cloud library (PCL)</w:t>
      </w:r>
      <w:r w:rsidR="007E219D" w:rsidRPr="007E219D">
        <w:t xml:space="preserve"> </w:t>
      </w:r>
      <w:r w:rsidR="007E219D">
        <w:rPr>
          <w:kern w:val="0"/>
          <w:lang w:eastAsia="zh-CN"/>
        </w:rPr>
        <w:fldChar w:fldCharType="begin"/>
      </w:r>
      <w:r w:rsidR="006F2048">
        <w:rPr>
          <w:kern w:val="0"/>
          <w:lang w:eastAsia="zh-CN"/>
        </w:rPr>
        <w:instrText xml:space="preserve"> ADDIN EN.CITE &lt;EndNote&gt;&lt;Cite&gt;&lt;Author&gt;Rusu&lt;/Author&gt;&lt;Year&gt;2011&lt;/Year&gt;&lt;RecNum&gt;2&lt;/RecNum&gt;&lt;DisplayText&gt;[9]&lt;/DisplayText&gt;&lt;record&gt;&lt;rec-number&gt;2&lt;/rec-number&gt;&lt;foreign-keys&gt;&lt;key app="EN" db-id="dfdftvffvav2pses2vmvve2yz5wzppevve9e" timestamp="1612832379"&gt;2&lt;/key&gt;&lt;/foreign-keys&gt;&lt;ref-type name="Journal Article"&gt;17&lt;/ref-type&gt;&lt;contributors&gt;&lt;authors&gt;&lt;author&gt;Rusu, R. B.&lt;/author&gt;&lt;author&gt;Cousins, S.&lt;/author&gt;&lt;/authors&gt;&lt;/contributors&gt;&lt;auth-address&gt;Willow Garage, Menlo Pk, CA 94025 USA&lt;/auth-address&gt;&lt;titles&gt;&lt;title&gt;3D is here: Point Cloud Library (PCL)&lt;/title&gt;&lt;secondary-title&gt;2011 Ieee International Conference on Robotics and Automation (Icra)&lt;/secondary-title&gt;&lt;alt-title&gt;Ieee Int Conf Robot&lt;/alt-title&gt;&lt;/titles&gt;&lt;periodical&gt;&lt;full-title&gt;2011 Ieee International Conference on Robotics and Automation (Icra)&lt;/full-title&gt;&lt;abbr-1&gt;Ieee Int Conf Robot&lt;/abbr-1&gt;&lt;/periodical&gt;&lt;alt-periodical&gt;&lt;full-title&gt;2011 Ieee International Conference on Robotics and Automation (Icra)&lt;/full-title&gt;&lt;abbr-1&gt;Ieee Int Conf Robot&lt;/abbr-1&gt;&lt;/alt-periodical&gt;&lt;dates&gt;&lt;year&gt;2011&lt;/year&gt;&lt;/dates&gt;&lt;isbn&gt;1050-4729&lt;/isbn&gt;&lt;accession-num&gt;WOS:000324383405093&lt;/accession-num&gt;&lt;urls&gt;&lt;related-urls&gt;&lt;url&gt;&amp;lt;Go to ISI&amp;gt;://WOS:000324383405093&lt;/url&gt;&lt;/related-urls&gt;&lt;/urls&gt;&lt;language&gt;English&lt;/language&gt;&lt;/record&gt;&lt;/Cite&gt;&lt;/EndNote&gt;</w:instrText>
      </w:r>
      <w:r w:rsidR="007E219D">
        <w:rPr>
          <w:kern w:val="0"/>
          <w:lang w:eastAsia="zh-CN"/>
        </w:rPr>
        <w:fldChar w:fldCharType="separate"/>
      </w:r>
      <w:r w:rsidR="006F2048">
        <w:rPr>
          <w:noProof/>
          <w:kern w:val="0"/>
          <w:lang w:eastAsia="zh-CN"/>
        </w:rPr>
        <w:t>[9]</w:t>
      </w:r>
      <w:r w:rsidR="007E219D">
        <w:rPr>
          <w:kern w:val="0"/>
          <w:lang w:eastAsia="zh-CN"/>
        </w:rPr>
        <w:fldChar w:fldCharType="end"/>
      </w:r>
      <w:r w:rsidR="007E219D">
        <w:rPr>
          <w:kern w:val="0"/>
          <w:lang w:eastAsia="zh-CN"/>
        </w:rPr>
        <w:t xml:space="preserve"> is used</w:t>
      </w:r>
      <w:r w:rsidR="007E219D" w:rsidRPr="007E219D">
        <w:rPr>
          <w:kern w:val="0"/>
          <w:lang w:eastAsia="zh-CN"/>
        </w:rPr>
        <w:t xml:space="preserve"> </w:t>
      </w:r>
      <w:r w:rsidR="007E219D">
        <w:rPr>
          <w:kern w:val="0"/>
          <w:lang w:eastAsia="zh-CN"/>
        </w:rPr>
        <w:t>to remove the noise.</w:t>
      </w:r>
      <w:r w:rsidR="00683709">
        <w:rPr>
          <w:kern w:val="0"/>
          <w:lang w:eastAsia="zh-CN"/>
        </w:rPr>
        <w:t xml:space="preserve"> The neighbor points whose distance from the center point </w:t>
      </w:r>
      <m:oMath>
        <m:r>
          <w:rPr>
            <w:rFonts w:ascii="Cambria Math" w:hAnsi="Cambria Math"/>
          </w:rPr>
          <m:t>P</m:t>
        </m:r>
      </m:oMath>
      <w:r w:rsidR="00683709">
        <w:rPr>
          <w:kern w:val="0"/>
          <w:lang w:eastAsia="zh-CN"/>
        </w:rPr>
        <w:t xml:space="preserve"> is over the threshold </w:t>
      </w:r>
      <m:oMath>
        <m:r>
          <w:rPr>
            <w:rFonts w:ascii="Cambria Math" w:hAnsi="Cambria Math"/>
          </w:rPr>
          <m:t>δ</m:t>
        </m:r>
      </m:oMath>
      <w:r w:rsidR="00683709" w:rsidRPr="00BA764D">
        <w:t xml:space="preserve"> are eliminated.</w:t>
      </w:r>
      <w:r w:rsidR="005607D7">
        <w:t xml:space="preserve"> The comparison between raw point cloud dataset and cleaned dataset is shown in</w:t>
      </w:r>
      <w:r w:rsidR="005607D7" w:rsidRPr="005607D7">
        <w:t xml:space="preserve"> </w:t>
      </w:r>
      <w:r w:rsidR="005607D7" w:rsidRPr="005607D7">
        <w:fldChar w:fldCharType="begin"/>
      </w:r>
      <w:r w:rsidR="005607D7" w:rsidRPr="005607D7">
        <w:instrText xml:space="preserve"> REF _Ref63722671 \h  \* MERGEFORMAT </w:instrText>
      </w:r>
      <w:r w:rsidR="005607D7" w:rsidRPr="005607D7">
        <w:fldChar w:fldCharType="separate"/>
      </w:r>
      <w:r w:rsidR="00815E4E">
        <w:t>F</w:t>
      </w:r>
      <w:r w:rsidR="00815E4E" w:rsidRPr="00815E4E">
        <w:t>ig</w:t>
      </w:r>
      <w:r w:rsidR="00815E4E">
        <w:t>.</w:t>
      </w:r>
      <w:r w:rsidR="00815E4E" w:rsidRPr="00815E4E">
        <w:t xml:space="preserve"> 4</w:t>
      </w:r>
      <w:r w:rsidR="005607D7" w:rsidRPr="005607D7">
        <w:fldChar w:fldCharType="end"/>
      </w:r>
      <w:r w:rsidR="005607D7">
        <w:t>.</w:t>
      </w:r>
    </w:p>
    <w:p w14:paraId="31033DF5" w14:textId="4467D1FC" w:rsidR="003F272C" w:rsidRDefault="003F272C" w:rsidP="00E775A8">
      <w:pPr>
        <w:pStyle w:val="BodyTextIndent"/>
        <w:spacing w:before="240"/>
        <w:ind w:firstLine="0"/>
        <w:jc w:val="center"/>
      </w:pPr>
      <w:r>
        <w:rPr>
          <w:noProof/>
        </w:rPr>
        <w:drawing>
          <wp:inline distT="0" distB="0" distL="0" distR="0" wp14:anchorId="10887A77" wp14:editId="2B04EA40">
            <wp:extent cx="2428504" cy="205175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5650" cy="2066245"/>
                    </a:xfrm>
                    <a:prstGeom prst="rect">
                      <a:avLst/>
                    </a:prstGeom>
                    <a:noFill/>
                  </pic:spPr>
                </pic:pic>
              </a:graphicData>
            </a:graphic>
          </wp:inline>
        </w:drawing>
      </w:r>
    </w:p>
    <w:p w14:paraId="5DEF8271" w14:textId="53AABEB0" w:rsidR="003F272C" w:rsidRPr="00780AC7" w:rsidRDefault="003F272C" w:rsidP="003F272C">
      <w:pPr>
        <w:pStyle w:val="Caption"/>
      </w:pPr>
      <w:bookmarkStart w:id="108" w:name="_Ref63706668"/>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3</w:t>
      </w:r>
      <w:r w:rsidRPr="00780AC7">
        <w:rPr>
          <w:b/>
          <w:bCs/>
        </w:rPr>
        <w:fldChar w:fldCharType="end"/>
      </w:r>
      <w:bookmarkEnd w:id="108"/>
      <w:r w:rsidRPr="00780AC7">
        <w:t>. NOISE CAUSED BY SHADOW EFFECT (GREEN DOTS REPRESENT NORMAL POINT CLOUD AND RED DOTS REPRESENT NOISE)</w:t>
      </w:r>
    </w:p>
    <w:p w14:paraId="731B1097" w14:textId="7D073B6E" w:rsidR="005607D7" w:rsidRDefault="00CE6DBC" w:rsidP="005607D7">
      <w:pPr>
        <w:keepNext/>
      </w:pPr>
      <w:r>
        <w:rPr>
          <w:noProof/>
        </w:rPr>
        <w:drawing>
          <wp:inline distT="0" distB="0" distL="0" distR="0" wp14:anchorId="160C951A" wp14:editId="38636378">
            <wp:extent cx="3241221" cy="1263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9655" cy="1274374"/>
                    </a:xfrm>
                    <a:prstGeom prst="rect">
                      <a:avLst/>
                    </a:prstGeom>
                    <a:noFill/>
                  </pic:spPr>
                </pic:pic>
              </a:graphicData>
            </a:graphic>
          </wp:inline>
        </w:drawing>
      </w:r>
    </w:p>
    <w:p w14:paraId="77B8EE0C" w14:textId="5308E32B" w:rsidR="005607D7" w:rsidRPr="00780AC7" w:rsidRDefault="005607D7" w:rsidP="00586321">
      <w:pPr>
        <w:pStyle w:val="Caption"/>
      </w:pPr>
      <w:bookmarkStart w:id="109" w:name="_Ref63722671"/>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4</w:t>
      </w:r>
      <w:r w:rsidRPr="00780AC7">
        <w:rPr>
          <w:b/>
          <w:bCs/>
        </w:rPr>
        <w:fldChar w:fldCharType="end"/>
      </w:r>
      <w:bookmarkEnd w:id="109"/>
      <w:r w:rsidRPr="00780AC7">
        <w:t>. EFFECTS OF FILTERING FOR RAW POINT CLOUD DATASET</w:t>
      </w:r>
    </w:p>
    <w:p w14:paraId="19C9865D" w14:textId="666D6488" w:rsidR="004B1C3C" w:rsidRDefault="003F272C" w:rsidP="00F0013E">
      <w:pPr>
        <w:pStyle w:val="BodyTextIndent"/>
        <w:rPr>
          <w:lang w:eastAsia="zh-CN"/>
        </w:rPr>
        <w:pPrChange w:id="110" w:author="Javid Akhavan" w:date="2021-02-14T18:08:00Z">
          <w:pPr>
            <w:pStyle w:val="BodyTextIndent"/>
          </w:pPr>
        </w:pPrChange>
      </w:pPr>
      <w:r>
        <w:t xml:space="preserve">After removing the </w:t>
      </w:r>
      <w:del w:id="111" w:author="Javid Akhavan" w:date="2021-02-14T18:05:00Z">
        <w:r w:rsidDel="00F0013E">
          <w:delText>noise from the dataset</w:delText>
        </w:r>
      </w:del>
      <w:ins w:id="112" w:author="Javid Akhavan" w:date="2021-02-14T18:05:00Z">
        <w:r w:rsidR="00F0013E">
          <w:t>dataset’s noise</w:t>
        </w:r>
      </w:ins>
      <w:r>
        <w:t xml:space="preserve">, it is necessary to perform calibration to find the </w:t>
      </w:r>
      <w:del w:id="113" w:author="Javid Akhavan" w:date="2021-02-14T18:05:00Z">
        <w:r w:rsidDel="00F0013E">
          <w:delText>spatial relationship between the FFF printer and laser scanner</w:delText>
        </w:r>
      </w:del>
      <w:ins w:id="114" w:author="Javid Akhavan" w:date="2021-02-14T18:05:00Z">
        <w:r w:rsidR="00F0013E">
          <w:t>FFF printer and laser scanner’s spatial relationship</w:t>
        </w:r>
      </w:ins>
      <w:r>
        <w:t xml:space="preserve">. </w:t>
      </w:r>
      <w:r w:rsidR="00436701">
        <w:t xml:space="preserve">In this paper, the fabricated spherical target is used for calibration. Compared with </w:t>
      </w:r>
      <w:del w:id="115" w:author="Javid Akhavan" w:date="2021-02-14T18:05:00Z">
        <w:r w:rsidR="00436701" w:rsidDel="00F0013E">
          <w:rPr>
            <w:rFonts w:hint="eastAsia"/>
            <w:lang w:eastAsia="zh-CN"/>
          </w:rPr>
          <w:delText>c</w:delText>
        </w:r>
        <w:r w:rsidR="00436701" w:rsidDel="00F0013E">
          <w:rPr>
            <w:lang w:eastAsia="zh-CN"/>
          </w:rPr>
          <w:delText>onventional referencing marker, the fabricated target has determinate</w:delText>
        </w:r>
      </w:del>
      <w:ins w:id="116" w:author="Javid Akhavan" w:date="2021-02-14T18:05:00Z">
        <w:r w:rsidR="00F0013E">
          <w:rPr>
            <w:lang w:eastAsia="zh-CN"/>
          </w:rPr>
          <w:t>the conventional referencing marker, the fabricated target has a determined</w:t>
        </w:r>
      </w:ins>
      <w:r w:rsidR="00436701">
        <w:rPr>
          <w:lang w:eastAsia="zh-CN"/>
        </w:rPr>
        <w:t xml:space="preserve"> position on </w:t>
      </w:r>
      <w:del w:id="117" w:author="Javid Akhavan" w:date="2021-02-14T18:06:00Z">
        <w:r w:rsidR="00436701" w:rsidDel="00F0013E">
          <w:rPr>
            <w:lang w:eastAsia="zh-CN"/>
          </w:rPr>
          <w:delText>the platform of 3D printer</w:delText>
        </w:r>
      </w:del>
      <w:ins w:id="118" w:author="Javid Akhavan" w:date="2021-02-14T18:06:00Z">
        <w:r w:rsidR="00F0013E">
          <w:rPr>
            <w:lang w:eastAsia="zh-CN"/>
          </w:rPr>
          <w:t>a 3D printer platform</w:t>
        </w:r>
      </w:ins>
      <w:r w:rsidR="00436701">
        <w:rPr>
          <w:lang w:eastAsia="zh-CN"/>
        </w:rPr>
        <w:t xml:space="preserve">. Meanwhile, the </w:t>
      </w:r>
      <w:del w:id="119" w:author="Javid Akhavan" w:date="2021-02-14T18:06:00Z">
        <w:r w:rsidR="00436701" w:rsidDel="00F0013E">
          <w:rPr>
            <w:lang w:eastAsia="zh-CN"/>
          </w:rPr>
          <w:delText>point cloud of spherical target</w:delText>
        </w:r>
      </w:del>
      <w:ins w:id="120" w:author="Javid Akhavan" w:date="2021-02-14T18:06:00Z">
        <w:r w:rsidR="00F0013E">
          <w:rPr>
            <w:lang w:eastAsia="zh-CN"/>
          </w:rPr>
          <w:t>spherical target</w:t>
        </w:r>
      </w:ins>
      <w:ins w:id="121" w:author="Javid Akhavan" w:date="2021-02-14T18:07:00Z">
        <w:r w:rsidR="00F0013E">
          <w:rPr>
            <w:lang w:eastAsia="zh-CN"/>
          </w:rPr>
          <w:t>’</w:t>
        </w:r>
      </w:ins>
      <w:ins w:id="122" w:author="Javid Akhavan" w:date="2021-02-14T18:06:00Z">
        <w:r w:rsidR="00F0013E">
          <w:rPr>
            <w:lang w:eastAsia="zh-CN"/>
          </w:rPr>
          <w:t>s point cloud</w:t>
        </w:r>
      </w:ins>
      <w:r w:rsidR="00436701">
        <w:rPr>
          <w:lang w:eastAsia="zh-CN"/>
        </w:rPr>
        <w:t xml:space="preserve"> </w:t>
      </w:r>
      <w:r w:rsidR="0041564C">
        <w:rPr>
          <w:lang w:eastAsia="zh-CN"/>
        </w:rPr>
        <w:t>can be identified</w:t>
      </w:r>
      <w:r w:rsidR="00436701">
        <w:rPr>
          <w:lang w:eastAsia="zh-CN"/>
        </w:rPr>
        <w:t xml:space="preserve"> </w:t>
      </w:r>
      <w:r w:rsidR="0041564C">
        <w:rPr>
          <w:lang w:eastAsia="zh-CN"/>
        </w:rPr>
        <w:t>accurately</w:t>
      </w:r>
      <w:r w:rsidR="00436701">
        <w:rPr>
          <w:lang w:eastAsia="zh-CN"/>
        </w:rPr>
        <w:t xml:space="preserve"> and robust</w:t>
      </w:r>
      <w:r w:rsidR="0041564C">
        <w:rPr>
          <w:lang w:eastAsia="zh-CN"/>
        </w:rPr>
        <w:t>ly by</w:t>
      </w:r>
      <w:r w:rsidR="00436701">
        <w:rPr>
          <w:lang w:eastAsia="zh-CN"/>
        </w:rPr>
        <w:t xml:space="preserve"> </w:t>
      </w:r>
      <w:ins w:id="123" w:author="Javid Akhavan" w:date="2021-02-14T18:06:00Z">
        <w:r w:rsidR="00F0013E">
          <w:rPr>
            <w:lang w:eastAsia="zh-CN"/>
          </w:rPr>
          <w:t xml:space="preserve">the </w:t>
        </w:r>
      </w:ins>
      <w:r w:rsidR="00436701">
        <w:rPr>
          <w:lang w:eastAsia="zh-CN"/>
        </w:rPr>
        <w:t>algorithm</w:t>
      </w:r>
      <w:r w:rsidR="0041564C" w:rsidRPr="0041564C">
        <w:t xml:space="preserve"> </w:t>
      </w:r>
      <w:r w:rsidR="0041564C">
        <w:rPr>
          <w:lang w:eastAsia="zh-CN"/>
        </w:rPr>
        <w:fldChar w:fldCharType="begin"/>
      </w:r>
      <w:r w:rsidR="006F2048">
        <w:rPr>
          <w:lang w:eastAsia="zh-CN"/>
        </w:rPr>
        <w:instrText xml:space="preserve"> ADDIN EN.CITE &lt;EndNote&gt;&lt;Cite&gt;&lt;Author&gt;Ruan&lt;/Author&gt;&lt;Year&gt;2014&lt;/Year&gt;&lt;RecNum&gt;3&lt;/RecNum&gt;&lt;DisplayText&gt;[10]&lt;/DisplayText&gt;&lt;record&gt;&lt;rec-number&gt;3&lt;/rec-number&gt;&lt;foreign-keys&gt;&lt;key app="EN" db-id="dfdftvffvav2pses2vmvve2yz5wzppevve9e" timestamp="1612835156"&gt;3&lt;/key&gt;&lt;/foreign-keys&gt;&lt;ref-type name="Conference Proceedings"&gt;10&lt;/ref-type&gt;&lt;contributors&gt;&lt;authors&gt;&lt;author&gt;Ruan, Minghao&lt;/author&gt;&lt;author&gt;Huber, Daniel&lt;/author&gt;&lt;/authors&gt;&lt;/contributors&gt;&lt;titles&gt;&lt;title&gt;Calibration of 3D sensors using a spherical target&lt;/title&gt;&lt;secondary-title&gt;2014 2nd International Conference on 3D Vision&lt;/secondary-title&gt;&lt;/titles&gt;&lt;pages&gt;187-193&lt;/pages&gt;&lt;volume&gt;1&lt;/volume&gt;&lt;dates&gt;&lt;year&gt;2014&lt;/year&gt;&lt;/dates&gt;&lt;publisher&gt;IEEE&lt;/publisher&gt;&lt;isbn&gt;147997000X&lt;/isbn&gt;&lt;urls&gt;&lt;/urls&gt;&lt;custom2&gt;2014&lt;/custom2&gt;&lt;/record&gt;&lt;/Cite&gt;&lt;/EndNote&gt;</w:instrText>
      </w:r>
      <w:r w:rsidR="0041564C">
        <w:rPr>
          <w:lang w:eastAsia="zh-CN"/>
        </w:rPr>
        <w:fldChar w:fldCharType="separate"/>
      </w:r>
      <w:r w:rsidR="006F2048">
        <w:rPr>
          <w:noProof/>
          <w:lang w:eastAsia="zh-CN"/>
        </w:rPr>
        <w:t>[10]</w:t>
      </w:r>
      <w:r w:rsidR="0041564C">
        <w:rPr>
          <w:lang w:eastAsia="zh-CN"/>
        </w:rPr>
        <w:fldChar w:fldCharType="end"/>
      </w:r>
      <w:r w:rsidR="0041564C">
        <w:rPr>
          <w:lang w:eastAsia="zh-CN"/>
        </w:rPr>
        <w:t xml:space="preserve">. </w:t>
      </w:r>
      <w:r w:rsidR="009A6A39">
        <w:rPr>
          <w:lang w:eastAsia="zh-CN"/>
        </w:rPr>
        <w:t>The spherical segmentation algorithm is modified from PCL to obtain the center coordinates.</w:t>
      </w:r>
      <w:r w:rsidR="003F081D">
        <w:rPr>
          <w:lang w:eastAsia="zh-CN"/>
        </w:rPr>
        <w:t xml:space="preserve"> As shown in </w:t>
      </w:r>
      <w:r w:rsidR="003F081D" w:rsidRPr="003F081D">
        <w:rPr>
          <w:lang w:eastAsia="zh-CN"/>
        </w:rPr>
        <w:fldChar w:fldCharType="begin"/>
      </w:r>
      <w:r w:rsidR="003F081D" w:rsidRPr="003F081D">
        <w:rPr>
          <w:lang w:eastAsia="zh-CN"/>
        </w:rPr>
        <w:instrText xml:space="preserve"> REF _Ref63711528 \h  \* MERGEFORMAT </w:instrText>
      </w:r>
      <w:r w:rsidR="003F081D" w:rsidRPr="003F081D">
        <w:rPr>
          <w:lang w:eastAsia="zh-CN"/>
        </w:rPr>
      </w:r>
      <w:r w:rsidR="003F081D" w:rsidRPr="003F081D">
        <w:rPr>
          <w:lang w:eastAsia="zh-CN"/>
        </w:rPr>
        <w:fldChar w:fldCharType="separate"/>
      </w:r>
      <w:r w:rsidR="00815E4E" w:rsidRPr="00815E4E">
        <w:t>Fig</w:t>
      </w:r>
      <w:r w:rsidR="00815E4E">
        <w:t>.</w:t>
      </w:r>
      <w:r w:rsidR="00815E4E" w:rsidRPr="00815E4E">
        <w:t xml:space="preserve"> 5</w:t>
      </w:r>
      <w:r w:rsidR="003F081D" w:rsidRPr="003F081D">
        <w:rPr>
          <w:lang w:eastAsia="zh-CN"/>
        </w:rPr>
        <w:fldChar w:fldCharType="end"/>
      </w:r>
      <w:proofErr w:type="gramStart"/>
      <w:r w:rsidR="003F081D">
        <w:rPr>
          <w:lang w:eastAsia="zh-CN"/>
        </w:rPr>
        <w:t>.,</w:t>
      </w:r>
      <w:proofErr w:type="gramEnd"/>
      <w:r w:rsidR="003F081D">
        <w:rPr>
          <w:lang w:eastAsia="zh-CN"/>
        </w:rPr>
        <w:t xml:space="preserve"> Four hemispheres are designed and fabricated. </w:t>
      </w:r>
      <w:r w:rsidR="0027522B">
        <w:rPr>
          <w:lang w:eastAsia="zh-CN"/>
        </w:rPr>
        <w:t xml:space="preserve">The transformation matrix from laser scanner coordinate to printer TCP can be represented as 3D affine geometric transformation. </w:t>
      </w:r>
      <w:del w:id="124" w:author="Javid Akhavan" w:date="2021-02-14T18:07:00Z">
        <w:r w:rsidR="0027522B" w:rsidDel="00F0013E">
          <w:rPr>
            <w:lang w:eastAsia="zh-CN"/>
          </w:rPr>
          <w:delText>For registering two coordinates, the iterative closest point (ICP) algorithm is widely used to minimize the different between two point cloud</w:delText>
        </w:r>
      </w:del>
      <w:ins w:id="125" w:author="Javid Akhavan" w:date="2021-02-14T18:07:00Z">
        <w:r w:rsidR="00F0013E">
          <w:rPr>
            <w:lang w:eastAsia="zh-CN"/>
          </w:rPr>
          <w:t>The iterative closest point (ICP) algorithm is widely used to minimize the differences between two point clouds for registering two coordinate</w:t>
        </w:r>
      </w:ins>
      <w:r w:rsidR="0027522B">
        <w:rPr>
          <w:lang w:eastAsia="zh-CN"/>
        </w:rPr>
        <w:t xml:space="preserve">s. </w:t>
      </w:r>
      <w:r w:rsidR="000E154F">
        <w:rPr>
          <w:lang w:eastAsia="zh-CN"/>
        </w:rPr>
        <w:t>To reduce the computational burden, only the centers of four hemispheres are selected as key points of two coordinate</w:t>
      </w:r>
      <w:ins w:id="126" w:author="Javid Akhavan" w:date="2021-02-14T18:07:00Z">
        <w:r w:rsidR="00F0013E">
          <w:rPr>
            <w:lang w:eastAsia="zh-CN"/>
          </w:rPr>
          <w:t>s</w:t>
        </w:r>
      </w:ins>
      <w:r w:rsidR="000E154F">
        <w:rPr>
          <w:lang w:eastAsia="zh-CN"/>
        </w:rPr>
        <w:t>. The p</w:t>
      </w:r>
      <w:del w:id="127" w:author="Javid Akhavan" w:date="2021-02-14T18:07:00Z">
        <w:r w:rsidR="000E154F" w:rsidDel="00F0013E">
          <w:rPr>
            <w:lang w:eastAsia="zh-CN"/>
          </w:rPr>
          <w:delText>oint cloud of platform</w:delText>
        </w:r>
      </w:del>
      <w:ins w:id="128" w:author="Javid Akhavan" w:date="2021-02-14T18:07:00Z">
        <w:r w:rsidR="00F0013E">
          <w:rPr>
            <w:lang w:eastAsia="zh-CN"/>
          </w:rPr>
          <w:t>latform’s point cloud</w:t>
        </w:r>
      </w:ins>
      <w:r w:rsidR="000E154F">
        <w:rPr>
          <w:lang w:eastAsia="zh-CN"/>
        </w:rPr>
        <w:t xml:space="preserve"> needs to be removed first using random sample consensus (RANSAC) to reduce </w:t>
      </w:r>
      <w:del w:id="129" w:author="Javid Akhavan" w:date="2021-02-14T18:07:00Z">
        <w:r w:rsidR="000E154F" w:rsidDel="00F0013E">
          <w:rPr>
            <w:lang w:eastAsia="zh-CN"/>
          </w:rPr>
          <w:delText xml:space="preserve">the </w:delText>
        </w:r>
        <w:r w:rsidR="000E154F" w:rsidRPr="000E154F" w:rsidDel="00F0013E">
          <w:rPr>
            <w:lang w:eastAsia="zh-CN"/>
          </w:rPr>
          <w:delText>consequences</w:delText>
        </w:r>
        <w:r w:rsidR="000E154F" w:rsidDel="00F0013E">
          <w:rPr>
            <w:lang w:eastAsia="zh-CN"/>
          </w:rPr>
          <w:delText xml:space="preserve"> on sphere segmentation</w:delText>
        </w:r>
      </w:del>
      <w:ins w:id="130" w:author="Javid Akhavan" w:date="2021-02-14T18:07:00Z">
        <w:r w:rsidR="00F0013E">
          <w:rPr>
            <w:lang w:eastAsia="zh-CN"/>
          </w:rPr>
          <w:t>sphere segmentation consequences</w:t>
        </w:r>
      </w:ins>
      <w:r w:rsidR="000E154F">
        <w:rPr>
          <w:lang w:eastAsia="zh-CN"/>
        </w:rPr>
        <w:t xml:space="preserve">. </w:t>
      </w:r>
      <w:r w:rsidR="00CB2B22">
        <w:rPr>
          <w:lang w:eastAsia="zh-CN"/>
        </w:rPr>
        <w:t>After setting the spherical model parameters, the four hemispheres can be segmented. T</w:t>
      </w:r>
      <w:del w:id="131" w:author="Javid Akhavan" w:date="2021-02-14T18:08:00Z">
        <w:r w:rsidR="00CB2B22" w:rsidDel="00F0013E">
          <w:rPr>
            <w:lang w:eastAsia="zh-CN"/>
          </w:rPr>
          <w:delText>hen t</w:delText>
        </w:r>
      </w:del>
      <w:r w:rsidR="00CB2B22">
        <w:rPr>
          <w:lang w:eastAsia="zh-CN"/>
        </w:rPr>
        <w:t xml:space="preserve">he center coordinates of scan data and designed position are used to calculate the transformation matrix using </w:t>
      </w:r>
      <w:ins w:id="132" w:author="Javid Akhavan" w:date="2021-02-14T18:08:00Z">
        <w:r w:rsidR="00F0013E">
          <w:rPr>
            <w:lang w:eastAsia="zh-CN"/>
          </w:rPr>
          <w:t xml:space="preserve">the </w:t>
        </w:r>
      </w:ins>
      <w:r w:rsidR="00CB2B22">
        <w:rPr>
          <w:lang w:eastAsia="zh-CN"/>
        </w:rPr>
        <w:t xml:space="preserve">ICP algorithm. </w:t>
      </w:r>
    </w:p>
    <w:p w14:paraId="02E2E9C4" w14:textId="1CD16161" w:rsidR="00CB2B22" w:rsidRDefault="009529E3" w:rsidP="00E947E9">
      <w:pPr>
        <w:pStyle w:val="BodyTextIndent"/>
        <w:spacing w:before="240"/>
        <w:ind w:firstLine="0"/>
        <w:rPr>
          <w:lang w:eastAsia="zh-CN"/>
        </w:rPr>
      </w:pPr>
      <w:r>
        <w:rPr>
          <w:noProof/>
        </w:rPr>
        <w:drawing>
          <wp:inline distT="0" distB="0" distL="0" distR="0" wp14:anchorId="53752E0A" wp14:editId="78C7F78E">
            <wp:extent cx="3247902" cy="163091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381" b="3492"/>
                    <a:stretch/>
                  </pic:blipFill>
                  <pic:spPr bwMode="auto">
                    <a:xfrm>
                      <a:off x="0" y="0"/>
                      <a:ext cx="3279603" cy="1646838"/>
                    </a:xfrm>
                    <a:prstGeom prst="rect">
                      <a:avLst/>
                    </a:prstGeom>
                    <a:noFill/>
                    <a:ln>
                      <a:noFill/>
                    </a:ln>
                    <a:extLst>
                      <a:ext uri="{53640926-AAD7-44D8-BBD7-CCE9431645EC}">
                        <a14:shadowObscured xmlns:a14="http://schemas.microsoft.com/office/drawing/2010/main"/>
                      </a:ext>
                    </a:extLst>
                  </pic:spPr>
                </pic:pic>
              </a:graphicData>
            </a:graphic>
          </wp:inline>
        </w:drawing>
      </w:r>
    </w:p>
    <w:p w14:paraId="1B92D088" w14:textId="36B64C33" w:rsidR="00CB2B22" w:rsidRPr="00780AC7" w:rsidRDefault="004B1C3C" w:rsidP="00013361">
      <w:pPr>
        <w:pStyle w:val="Caption"/>
        <w:rPr>
          <w:kern w:val="0"/>
          <w:lang w:eastAsia="zh-CN"/>
        </w:rPr>
      </w:pPr>
      <w:bookmarkStart w:id="133" w:name="_Ref63711528"/>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5</w:t>
      </w:r>
      <w:r w:rsidRPr="00780AC7">
        <w:rPr>
          <w:b/>
          <w:bCs/>
        </w:rPr>
        <w:fldChar w:fldCharType="end"/>
      </w:r>
      <w:bookmarkEnd w:id="133"/>
      <w:r w:rsidRPr="00780AC7">
        <w:rPr>
          <w:b/>
          <w:bCs/>
        </w:rPr>
        <w:t>.</w:t>
      </w:r>
      <w:r w:rsidRPr="00780AC7">
        <w:t xml:space="preserve"> HEMISPHERE CALIBRATION TARGET</w:t>
      </w:r>
    </w:p>
    <w:p w14:paraId="2B066575" w14:textId="255C52E0" w:rsidR="00013361" w:rsidRDefault="00013361" w:rsidP="00013361">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4</w:t>
      </w:r>
      <w:r w:rsidRPr="008C095F">
        <w:rPr>
          <w:rFonts w:ascii="Arial" w:hAnsi="Arial" w:cs="Arial"/>
          <w:b/>
          <w:kern w:val="0"/>
        </w:rPr>
        <w:t xml:space="preserve"> </w:t>
      </w:r>
      <w:r>
        <w:rPr>
          <w:rFonts w:ascii="Arial" w:hAnsi="Arial" w:cs="Arial"/>
          <w:b/>
          <w:kern w:val="0"/>
        </w:rPr>
        <w:t xml:space="preserve">Upper Surface Depth Image </w:t>
      </w:r>
      <w:r>
        <w:rPr>
          <w:rFonts w:ascii="Arial" w:hAnsi="Arial" w:cs="Arial" w:hint="eastAsia"/>
          <w:b/>
          <w:kern w:val="0"/>
          <w:lang w:eastAsia="zh-CN"/>
        </w:rPr>
        <w:t>Ge</w:t>
      </w:r>
      <w:r>
        <w:rPr>
          <w:rFonts w:ascii="Arial" w:hAnsi="Arial" w:cs="Arial"/>
          <w:b/>
          <w:kern w:val="0"/>
        </w:rPr>
        <w:t>neration</w:t>
      </w:r>
    </w:p>
    <w:p w14:paraId="61E42EB2" w14:textId="4531F84D" w:rsidR="00013361" w:rsidRDefault="00586321" w:rsidP="00F0013E">
      <w:pPr>
        <w:pStyle w:val="BodyTextIndent"/>
        <w:rPr>
          <w:lang w:eastAsia="zh-CN"/>
        </w:rPr>
        <w:pPrChange w:id="134" w:author="Javid Akhavan" w:date="2021-02-14T18:10:00Z">
          <w:pPr>
            <w:pStyle w:val="BodyTextIndent"/>
          </w:pPr>
        </w:pPrChange>
      </w:pPr>
      <w:r>
        <w:t xml:space="preserve">After pre-processing the raw dataset, the point cloud dataset needs to be segmented. </w:t>
      </w:r>
      <w:r w:rsidR="00DC4AA4">
        <w:rPr>
          <w:lang w:eastAsia="zh-CN"/>
        </w:rPr>
        <w:t>T</w:t>
      </w:r>
      <w:del w:id="135" w:author="Javid Akhavan" w:date="2021-02-14T18:08:00Z">
        <w:r w:rsidR="00DC4AA4" w:rsidDel="00F0013E">
          <w:rPr>
            <w:lang w:eastAsia="zh-CN"/>
          </w:rPr>
          <w:delText>o identify the upper surface in-</w:delText>
        </w:r>
        <w:r w:rsidR="00576B83" w:rsidDel="00F0013E">
          <w:rPr>
            <w:rFonts w:hint="eastAsia"/>
            <w:lang w:eastAsia="zh-CN"/>
          </w:rPr>
          <w:delText>p</w:delText>
        </w:r>
        <w:r w:rsidR="00576B83" w:rsidDel="00F0013E">
          <w:rPr>
            <w:lang w:eastAsia="zh-CN"/>
          </w:rPr>
          <w:delText xml:space="preserve">lane anomalies, </w:delText>
        </w:r>
        <w:r w:rsidR="00484A3F" w:rsidDel="00F0013E">
          <w:rPr>
            <w:lang w:eastAsia="zh-CN"/>
          </w:rPr>
          <w:delText>the 2D depth images are used as training data for ML classification algorithm</w:delText>
        </w:r>
      </w:del>
      <w:ins w:id="136" w:author="Javid Akhavan" w:date="2021-02-14T18:08:00Z">
        <w:r w:rsidR="00F0013E">
          <w:rPr>
            <w:lang w:eastAsia="zh-CN"/>
          </w:rPr>
          <w:t>he 2D depth images are used as training data for the ML classification algorithm to identify the upper surface in-plane anomalies</w:t>
        </w:r>
      </w:ins>
      <w:r w:rsidR="00484A3F">
        <w:rPr>
          <w:lang w:eastAsia="zh-CN"/>
        </w:rPr>
        <w:t xml:space="preserve">. The 2D depth image shows better computational efficiency than the 3D point cloud in </w:t>
      </w:r>
      <w:ins w:id="137" w:author="Javid Akhavan" w:date="2021-02-14T18:09:00Z">
        <w:r w:rsidR="00F0013E">
          <w:rPr>
            <w:lang w:eastAsia="zh-CN"/>
          </w:rPr>
          <w:t xml:space="preserve">the </w:t>
        </w:r>
      </w:ins>
      <w:r w:rsidR="00484A3F">
        <w:rPr>
          <w:lang w:eastAsia="zh-CN"/>
        </w:rPr>
        <w:t xml:space="preserve">classification process. </w:t>
      </w:r>
      <w:r w:rsidR="005E0E66" w:rsidRPr="005E0E66">
        <w:rPr>
          <w:lang w:eastAsia="zh-CN"/>
        </w:rPr>
        <w:t>The rasterization method is used to project the 3D point cloud onto a 2D image</w:t>
      </w:r>
      <w:ins w:id="138" w:author="Javid Akhavan" w:date="2021-02-14T18:09:00Z">
        <w:r w:rsidR="00F0013E">
          <w:rPr>
            <w:lang w:eastAsia="zh-CN"/>
          </w:rPr>
          <w:t>,</w:t>
        </w:r>
      </w:ins>
      <w:r w:rsidR="005E0E66" w:rsidRPr="005E0E66">
        <w:rPr>
          <w:lang w:eastAsia="zh-CN"/>
        </w:rPr>
        <w:t xml:space="preserve"> as shown in</w:t>
      </w:r>
      <w:r w:rsidR="005E0E66">
        <w:rPr>
          <w:lang w:eastAsia="zh-CN"/>
        </w:rPr>
        <w:t xml:space="preserve"> </w:t>
      </w:r>
      <w:r w:rsidR="00897EC4" w:rsidRPr="00897EC4">
        <w:rPr>
          <w:lang w:eastAsia="zh-CN"/>
        </w:rPr>
        <w:fldChar w:fldCharType="begin"/>
      </w:r>
      <w:r w:rsidR="00897EC4" w:rsidRPr="00897EC4">
        <w:rPr>
          <w:lang w:eastAsia="zh-CN"/>
        </w:rPr>
        <w:instrText xml:space="preserve"> REF _Ref63864689 \h  \* MERGEFORMAT </w:instrText>
      </w:r>
      <w:r w:rsidR="00897EC4" w:rsidRPr="00897EC4">
        <w:rPr>
          <w:lang w:eastAsia="zh-CN"/>
        </w:rPr>
      </w:r>
      <w:r w:rsidR="00897EC4" w:rsidRPr="00897EC4">
        <w:rPr>
          <w:lang w:eastAsia="zh-CN"/>
        </w:rPr>
        <w:fldChar w:fldCharType="separate"/>
      </w:r>
      <w:r w:rsidR="00897EC4" w:rsidRPr="00897EC4">
        <w:t>Fig</w:t>
      </w:r>
      <w:r w:rsidR="00897EC4">
        <w:t>.</w:t>
      </w:r>
      <w:r w:rsidR="00897EC4" w:rsidRPr="00897EC4">
        <w:t xml:space="preserve"> </w:t>
      </w:r>
      <w:r w:rsidR="00897EC4" w:rsidRPr="00897EC4">
        <w:rPr>
          <w:noProof/>
        </w:rPr>
        <w:t>6</w:t>
      </w:r>
      <w:r w:rsidR="00897EC4" w:rsidRPr="00897EC4">
        <w:rPr>
          <w:lang w:eastAsia="zh-CN"/>
        </w:rPr>
        <w:fldChar w:fldCharType="end"/>
      </w:r>
      <w:r w:rsidR="005E0E66">
        <w:rPr>
          <w:lang w:eastAsia="zh-CN"/>
        </w:rPr>
        <w:t>.</w:t>
      </w:r>
      <w:r w:rsidR="002941CF">
        <w:rPr>
          <w:lang w:eastAsia="zh-CN"/>
        </w:rPr>
        <w:t xml:space="preserve"> </w:t>
      </w:r>
      <w:del w:id="139" w:author="Javid Akhavan" w:date="2021-02-14T18:10:00Z">
        <w:r w:rsidR="002941CF" w:rsidDel="00F0013E">
          <w:rPr>
            <w:lang w:eastAsia="zh-CN"/>
          </w:rPr>
          <w:delText>Using</w:delText>
        </w:r>
        <w:r w:rsidR="005E0E66" w:rsidDel="00F0013E">
          <w:rPr>
            <w:lang w:eastAsia="zh-CN"/>
          </w:rPr>
          <w:delText xml:space="preserve"> </w:delText>
        </w:r>
        <w:r w:rsidR="002941CF" w:rsidDel="00F0013E">
          <w:delText>the RANSAC algorithm, t</w:delText>
        </w:r>
        <w:r w:rsidR="00EF20FB" w:rsidDel="00F0013E">
          <w:delText xml:space="preserve">he inliers of the upper surface can be </w:delText>
        </w:r>
        <w:r w:rsidR="001B33DD" w:rsidDel="00F0013E">
          <w:delText>segmented</w:delText>
        </w:r>
      </w:del>
      <w:ins w:id="140" w:author="Javid Akhavan" w:date="2021-02-14T18:10:00Z">
        <w:r w:rsidR="00F0013E">
          <w:rPr>
            <w:lang w:eastAsia="zh-CN"/>
          </w:rPr>
          <w:t>The upper surface’s inliers can be segmented using the RANSAC algorithm</w:t>
        </w:r>
      </w:ins>
      <w:r w:rsidR="001B33DD">
        <w:t>,</w:t>
      </w:r>
      <w:r w:rsidR="00EF20FB">
        <w:t xml:space="preserve"> </w:t>
      </w:r>
      <w:r w:rsidR="002941CF">
        <w:t xml:space="preserve">and </w:t>
      </w:r>
      <w:ins w:id="141" w:author="Javid Akhavan" w:date="2021-02-14T18:10:00Z">
        <w:r w:rsidR="00F0013E">
          <w:t xml:space="preserve">the </w:t>
        </w:r>
      </w:ins>
      <w:r w:rsidR="001B33DD">
        <w:t xml:space="preserve">upper surface virtual plane is obtained, shown in </w:t>
      </w:r>
      <w:r w:rsidR="001B33DD" w:rsidRPr="00897EC4">
        <w:rPr>
          <w:lang w:eastAsia="zh-CN"/>
        </w:rPr>
        <w:fldChar w:fldCharType="begin"/>
      </w:r>
      <w:r w:rsidR="001B33DD" w:rsidRPr="00897EC4">
        <w:rPr>
          <w:lang w:eastAsia="zh-CN"/>
        </w:rPr>
        <w:instrText xml:space="preserve"> REF _Ref63864689 \h  \* MERGEFORMAT </w:instrText>
      </w:r>
      <w:r w:rsidR="001B33DD" w:rsidRPr="00897EC4">
        <w:rPr>
          <w:lang w:eastAsia="zh-CN"/>
        </w:rPr>
      </w:r>
      <w:r w:rsidR="001B33DD" w:rsidRPr="00897EC4">
        <w:rPr>
          <w:lang w:eastAsia="zh-CN"/>
        </w:rPr>
        <w:fldChar w:fldCharType="separate"/>
      </w:r>
      <w:r w:rsidR="001B33DD" w:rsidRPr="00897EC4">
        <w:t>Fig</w:t>
      </w:r>
      <w:r w:rsidR="001B33DD">
        <w:t>.</w:t>
      </w:r>
      <w:r w:rsidR="001B33DD" w:rsidRPr="00897EC4">
        <w:t xml:space="preserve"> </w:t>
      </w:r>
      <w:r w:rsidR="001B33DD" w:rsidRPr="00897EC4">
        <w:rPr>
          <w:noProof/>
        </w:rPr>
        <w:t>6</w:t>
      </w:r>
      <w:r w:rsidR="001B33DD" w:rsidRPr="00897EC4">
        <w:rPr>
          <w:lang w:eastAsia="zh-CN"/>
        </w:rPr>
        <w:fldChar w:fldCharType="end"/>
      </w:r>
      <w:r w:rsidR="001B33DD">
        <w:rPr>
          <w:lang w:eastAsia="zh-CN"/>
        </w:rPr>
        <w:t>(a). Then the inliers are projected on the virtual plane. Every projected point finds the nearest grid node using the K-dimensional tree (</w:t>
      </w:r>
      <w:proofErr w:type="spellStart"/>
      <w:r w:rsidR="001B33DD">
        <w:rPr>
          <w:lang w:eastAsia="zh-CN"/>
        </w:rPr>
        <w:t>Kd</w:t>
      </w:r>
      <w:proofErr w:type="spellEnd"/>
      <w:r w:rsidR="001B33DD">
        <w:rPr>
          <w:lang w:eastAsia="zh-CN"/>
        </w:rPr>
        <w:t xml:space="preserve">-Tree) method and calculates the distance </w:t>
      </w:r>
      <m:oMath>
        <m:r>
          <w:rPr>
            <w:rFonts w:ascii="Cambria Math" w:hAnsi="Cambria Math"/>
          </w:rPr>
          <m:t>d</m:t>
        </m:r>
      </m:oMath>
      <w:r w:rsidR="001B33DD">
        <w:rPr>
          <w:lang w:eastAsia="zh-CN"/>
        </w:rPr>
        <w:t xml:space="preserve"> between them, shown as </w:t>
      </w:r>
      <w:r w:rsidR="001B33DD" w:rsidRPr="00897EC4">
        <w:rPr>
          <w:lang w:eastAsia="zh-CN"/>
        </w:rPr>
        <w:fldChar w:fldCharType="begin"/>
      </w:r>
      <w:r w:rsidR="001B33DD" w:rsidRPr="00897EC4">
        <w:rPr>
          <w:lang w:eastAsia="zh-CN"/>
        </w:rPr>
        <w:instrText xml:space="preserve"> REF _Ref63864689 \h  \* MERGEFORMAT </w:instrText>
      </w:r>
      <w:r w:rsidR="001B33DD" w:rsidRPr="00897EC4">
        <w:rPr>
          <w:lang w:eastAsia="zh-CN"/>
        </w:rPr>
      </w:r>
      <w:r w:rsidR="001B33DD" w:rsidRPr="00897EC4">
        <w:rPr>
          <w:lang w:eastAsia="zh-CN"/>
        </w:rPr>
        <w:fldChar w:fldCharType="separate"/>
      </w:r>
      <w:r w:rsidR="001B33DD" w:rsidRPr="00897EC4">
        <w:t>Fig</w:t>
      </w:r>
      <w:r w:rsidR="001B33DD">
        <w:t>.</w:t>
      </w:r>
      <w:r w:rsidR="001B33DD" w:rsidRPr="00897EC4">
        <w:t xml:space="preserve"> </w:t>
      </w:r>
      <w:r w:rsidR="001B33DD" w:rsidRPr="00897EC4">
        <w:rPr>
          <w:noProof/>
        </w:rPr>
        <w:t>6</w:t>
      </w:r>
      <w:r w:rsidR="001B33DD" w:rsidRPr="00897EC4">
        <w:rPr>
          <w:lang w:eastAsia="zh-CN"/>
        </w:rPr>
        <w:fldChar w:fldCharType="end"/>
      </w:r>
      <w:r w:rsidR="001B33DD">
        <w:rPr>
          <w:lang w:eastAsia="zh-CN"/>
        </w:rPr>
        <w:t xml:space="preserve">(c). </w:t>
      </w:r>
      <w:r w:rsidR="005A56E5" w:rsidRPr="00BA764D">
        <w:t xml:space="preserve">The </w:t>
      </w:r>
      <m:oMath>
        <m:r>
          <w:rPr>
            <w:rFonts w:ascii="Cambria Math" w:hAnsi="Cambria Math"/>
          </w:rPr>
          <m:t>mth</m:t>
        </m:r>
      </m:oMath>
      <w:r w:rsidR="005A56E5" w:rsidRPr="00BA764D">
        <w:t xml:space="preserve"> grid node has </w:t>
      </w:r>
      <m:oMath>
        <m:r>
          <w:rPr>
            <w:rFonts w:ascii="Cambria Math" w:hAnsi="Cambria Math"/>
          </w:rPr>
          <m:t>N</m:t>
        </m:r>
      </m:oMath>
      <w:r w:rsidR="005A56E5" w:rsidRPr="00BA764D">
        <w:t xml:space="preserve"> projected points around. The depth of the </w:t>
      </w:r>
      <m:oMath>
        <m:r>
          <w:rPr>
            <w:rFonts w:ascii="Cambria Math" w:hAnsi="Cambria Math"/>
          </w:rPr>
          <m:t>mth</m:t>
        </m:r>
      </m:oMath>
      <w:r w:rsidR="005A56E5" w:rsidRPr="00BA764D">
        <w:t xml:space="preserve"> grid node is calculated by</w:t>
      </w:r>
      <w:r w:rsidR="005A56E5">
        <w:t xml:space="preserve"> the depth</w:t>
      </w:r>
      <m:oMath>
        <m:r>
          <w:rPr>
            <w:rFonts w:ascii="Cambria Math" w:hAnsi="Cambria Math"/>
          </w:rPr>
          <m:t xml:space="preserve"> ϵ</m:t>
        </m:r>
      </m:oMath>
      <w:r w:rsidR="005A56E5">
        <w:t xml:space="preserve"> between point </w:t>
      </w:r>
      <w:proofErr w:type="gramStart"/>
      <w:r w:rsidR="005A56E5">
        <w:t>cloud</w:t>
      </w:r>
      <w:proofErr w:type="gramEnd"/>
      <w:r w:rsidR="005A56E5">
        <w:t xml:space="preserve"> to virtual plane, shown in </w:t>
      </w:r>
      <w:r w:rsidR="005A56E5" w:rsidRPr="00897EC4">
        <w:rPr>
          <w:lang w:eastAsia="zh-CN"/>
        </w:rPr>
        <w:fldChar w:fldCharType="begin"/>
      </w:r>
      <w:r w:rsidR="005A56E5" w:rsidRPr="00897EC4">
        <w:rPr>
          <w:lang w:eastAsia="zh-CN"/>
        </w:rPr>
        <w:instrText xml:space="preserve"> REF _Ref63864689 \h  \* MERGEFORMAT </w:instrText>
      </w:r>
      <w:r w:rsidR="005A56E5" w:rsidRPr="00897EC4">
        <w:rPr>
          <w:lang w:eastAsia="zh-CN"/>
        </w:rPr>
      </w:r>
      <w:r w:rsidR="005A56E5" w:rsidRPr="00897EC4">
        <w:rPr>
          <w:lang w:eastAsia="zh-CN"/>
        </w:rPr>
        <w:fldChar w:fldCharType="separate"/>
      </w:r>
      <w:r w:rsidR="005A56E5" w:rsidRPr="00897EC4">
        <w:t>Fig</w:t>
      </w:r>
      <w:r w:rsidR="005A56E5">
        <w:t>.</w:t>
      </w:r>
      <w:r w:rsidR="005A56E5" w:rsidRPr="00897EC4">
        <w:t xml:space="preserve"> </w:t>
      </w:r>
      <w:r w:rsidR="005A56E5" w:rsidRPr="00897EC4">
        <w:rPr>
          <w:noProof/>
        </w:rPr>
        <w:t>6</w:t>
      </w:r>
      <w:r w:rsidR="005A56E5" w:rsidRPr="00897EC4">
        <w:rPr>
          <w:lang w:eastAsia="zh-CN"/>
        </w:rPr>
        <w:fldChar w:fldCharType="end"/>
      </w:r>
      <w:r w:rsidR="005A56E5">
        <w:rPr>
          <w:lang w:eastAsia="zh-CN"/>
        </w:rPr>
        <w:t>(b)</w:t>
      </w:r>
      <w:r w:rsidR="005A56E5">
        <w:t xml:space="preserve">. The depth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005A56E5">
        <w:rPr>
          <w:lang w:eastAsia="zh-CN"/>
        </w:rPr>
        <w:t xml:space="preserve"> is weighted by the distance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5A56E5">
        <w:t xml:space="preserve">. The </w:t>
      </w:r>
      <w:r w:rsidR="005A56E5" w:rsidRPr="005A56E5">
        <w:t xml:space="preserve">accumulated depth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005A56E5">
        <w:t xml:space="preserve"> </w:t>
      </w:r>
      <w:r w:rsidR="005A56E5" w:rsidRPr="005A56E5">
        <w:t xml:space="preserve">of the </w:t>
      </w:r>
      <m:oMath>
        <m:r>
          <w:rPr>
            <w:rFonts w:ascii="Cambria Math" w:hAnsi="Cambria Math"/>
          </w:rPr>
          <m:t>mth</m:t>
        </m:r>
      </m:oMath>
      <w:r w:rsidR="00981B4E">
        <w:t xml:space="preserve"> </w:t>
      </w:r>
      <w:r w:rsidR="005A56E5" w:rsidRPr="005A56E5">
        <w:t>grid node</w:t>
      </w:r>
      <w:r w:rsidR="005A56E5">
        <w:t xml:space="preserve"> is calculated by,</w:t>
      </w:r>
    </w:p>
    <w:p w14:paraId="7DEBF80B" w14:textId="56160097" w:rsidR="005A56E5" w:rsidRPr="00BA764D" w:rsidRDefault="00230D01" w:rsidP="005A56E5">
      <w:pPr>
        <w:jc w:val="right"/>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e>
          </m:nary>
          <m:r>
            <w:rPr>
              <w:rFonts w:ascii="Cambria Math" w:hAnsi="Cambria Math"/>
            </w:rPr>
            <m:t xml:space="preserve">                                 (1)</m:t>
          </m:r>
        </m:oMath>
      </m:oMathPara>
    </w:p>
    <w:p w14:paraId="09E290BB" w14:textId="75028EDA" w:rsidR="00CB2B22" w:rsidRDefault="005A56E5" w:rsidP="00E947E9">
      <w:pPr>
        <w:pStyle w:val="BodyTextIndent"/>
        <w:ind w:firstLine="0"/>
      </w:pPr>
      <w:r>
        <w:t xml:space="preserve">where </w:t>
      </w:r>
      <m:oMath>
        <m:r>
          <w:rPr>
            <w:rFonts w:ascii="Cambria Math" w:hAnsi="Cambria Math"/>
          </w:rPr>
          <m:t>D=</m:t>
        </m:r>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n</m:t>
                </m:r>
              </m:sub>
            </m:sSub>
          </m:e>
        </m:nary>
      </m:oMath>
      <w:r>
        <w:t xml:space="preserve">. </w:t>
      </w:r>
    </w:p>
    <w:p w14:paraId="7FA24BE7" w14:textId="77777777" w:rsidR="00897EC4" w:rsidRDefault="00897EC4" w:rsidP="00E947E9">
      <w:pPr>
        <w:pStyle w:val="BodyTextIndent"/>
        <w:keepNext/>
        <w:spacing w:before="240"/>
        <w:ind w:firstLine="0"/>
        <w:jc w:val="center"/>
      </w:pPr>
      <w:r>
        <w:rPr>
          <w:noProof/>
        </w:rPr>
        <w:lastRenderedPageBreak/>
        <w:drawing>
          <wp:inline distT="0" distB="0" distL="0" distR="0" wp14:anchorId="35299D5B" wp14:editId="05E7184E">
            <wp:extent cx="1947554" cy="20639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9080" cy="2107908"/>
                    </a:xfrm>
                    <a:prstGeom prst="rect">
                      <a:avLst/>
                    </a:prstGeom>
                    <a:noFill/>
                  </pic:spPr>
                </pic:pic>
              </a:graphicData>
            </a:graphic>
          </wp:inline>
        </w:drawing>
      </w:r>
    </w:p>
    <w:p w14:paraId="28806328" w14:textId="46E37452" w:rsidR="00550345" w:rsidRPr="00780AC7" w:rsidRDefault="00897EC4" w:rsidP="00897EC4">
      <w:pPr>
        <w:pStyle w:val="Caption"/>
      </w:pPr>
      <w:bookmarkStart w:id="142" w:name="_Ref63864689"/>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6</w:t>
      </w:r>
      <w:r w:rsidRPr="00780AC7">
        <w:rPr>
          <w:b/>
          <w:bCs/>
        </w:rPr>
        <w:fldChar w:fldCharType="end"/>
      </w:r>
      <w:bookmarkEnd w:id="142"/>
      <w:r w:rsidRPr="00780AC7">
        <w:rPr>
          <w:b/>
          <w:bCs/>
        </w:rPr>
        <w:t>.</w:t>
      </w:r>
      <w:r w:rsidRPr="00780AC7">
        <w:t xml:space="preserve"> POINT CLOUD RASTERIZATION M</w:t>
      </w:r>
      <w:r w:rsidR="001B33DD" w:rsidRPr="00780AC7">
        <w:t>ETHOD (A) 3D VIEW (B) SIDE VIEW (C) TOP VIEW</w:t>
      </w:r>
    </w:p>
    <w:p w14:paraId="4044A22E" w14:textId="190A4D50" w:rsidR="00D8203A" w:rsidRDefault="00D8203A" w:rsidP="00F0013E">
      <w:pPr>
        <w:pStyle w:val="BodyTextIndent"/>
        <w:rPr>
          <w:lang w:eastAsia="zh-CN"/>
        </w:rPr>
        <w:pPrChange w:id="143" w:author="Javid Akhavan" w:date="2021-02-14T18:11:00Z">
          <w:pPr>
            <w:pStyle w:val="BodyTextIndent"/>
          </w:pPr>
        </w:pPrChange>
      </w:pPr>
      <w:r w:rsidRPr="00B22528">
        <w:t>Subsequently</w:t>
      </w:r>
      <w:r>
        <w:rPr>
          <w:rFonts w:hint="eastAsia"/>
        </w:rPr>
        <w:t>,</w:t>
      </w:r>
      <w:r>
        <w:t xml:space="preserve"> the colors of </w:t>
      </w:r>
      <w:ins w:id="144" w:author="Javid Akhavan" w:date="2021-02-14T18:10:00Z">
        <w:r w:rsidR="00F0013E">
          <w:t xml:space="preserve">the </w:t>
        </w:r>
      </w:ins>
      <w:r>
        <w:t xml:space="preserve">depth image are mapped based on the grid </w:t>
      </w:r>
      <w:proofErr w:type="gramStart"/>
      <w:r>
        <w:t xml:space="preserve">depth </w:t>
      </w:r>
      <w:proofErr w:type="gramEnd"/>
      <m:oMath>
        <m:sSub>
          <m:sSubPr>
            <m:ctrlPr>
              <w:rPr>
                <w:rFonts w:ascii="Cambria Math" w:hAnsi="Cambria Math"/>
                <w:i/>
              </w:rPr>
            </m:ctrlPr>
          </m:sSubPr>
          <m:e>
            <m:r>
              <w:rPr>
                <w:rFonts w:ascii="Cambria Math" w:hAnsi="Cambria Math"/>
              </w:rPr>
              <m:t>Z</m:t>
            </m:r>
          </m:e>
          <m:sub>
            <m:r>
              <w:rPr>
                <w:rFonts w:ascii="Cambria Math" w:hAnsi="Cambria Math"/>
              </w:rPr>
              <m:t>m</m:t>
            </m:r>
          </m:sub>
        </m:sSub>
      </m:oMath>
      <w:r>
        <w:t xml:space="preserve">. </w:t>
      </w:r>
      <w:r>
        <w:rPr>
          <w:lang w:eastAsia="zh-CN"/>
        </w:rPr>
        <w:t>To represent the bulge anomaly caused by over extrusion, and dent anomaly</w:t>
      </w:r>
      <w:ins w:id="145" w:author="Javid Akhavan" w:date="2021-02-14T18:10:00Z">
        <w:r w:rsidR="00F0013E">
          <w:rPr>
            <w:lang w:eastAsia="zh-CN"/>
          </w:rPr>
          <w:t>,</w:t>
        </w:r>
      </w:ins>
      <w:r>
        <w:rPr>
          <w:lang w:eastAsia="zh-CN"/>
        </w:rPr>
        <w:t xml:space="preserve"> and gaps caused by under extrusion, the RGB color space is selected to show both depth information and empty area. One point </w:t>
      </w:r>
      <w:ins w:id="146" w:author="Javid Akhavan" w:date="2021-02-14T18:10:00Z">
        <w:r w:rsidR="00F0013E">
          <w:rPr>
            <w:lang w:eastAsia="zh-CN"/>
          </w:rPr>
          <w:t xml:space="preserve">that </w:t>
        </w:r>
      </w:ins>
      <w:r>
        <w:rPr>
          <w:lang w:eastAsia="zh-CN"/>
        </w:rPr>
        <w:t xml:space="preserve">needs to be emphasized is the color mapping standard must be constant to ensure </w:t>
      </w:r>
      <w:proofErr w:type="gramStart"/>
      <w:r>
        <w:rPr>
          <w:lang w:eastAsia="zh-CN"/>
        </w:rPr>
        <w:t>a</w:t>
      </w:r>
      <w:proofErr w:type="gramEnd"/>
      <w:del w:id="147" w:author="Javid Akhavan" w:date="2021-02-14T18:10:00Z">
        <w:r w:rsidDel="00F0013E">
          <w:rPr>
            <w:lang w:eastAsia="zh-CN"/>
          </w:rPr>
          <w:delText xml:space="preserve"> proper</w:delText>
        </w:r>
      </w:del>
      <w:ins w:id="148" w:author="Javid Akhavan" w:date="2021-02-14T18:10:00Z">
        <w:r w:rsidR="00F0013E">
          <w:rPr>
            <w:lang w:eastAsia="zh-CN"/>
          </w:rPr>
          <w:t>n accurate</w:t>
        </w:r>
      </w:ins>
      <w:r>
        <w:rPr>
          <w:lang w:eastAsia="zh-CN"/>
        </w:rPr>
        <w:t xml:space="preserve"> classification result. The ratio of </w:t>
      </w:r>
      <w:r w:rsidRPr="007A0BBA">
        <w:rPr>
          <w:lang w:eastAsia="zh-CN"/>
        </w:rPr>
        <w:t xml:space="preserve">depth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Pr="007A0BBA">
        <w:rPr>
          <w:lang w:eastAsia="zh-CN"/>
        </w:rPr>
        <w:t xml:space="preserve"> to designed layer thickness</w:t>
      </w:r>
      <w:r>
        <w:rPr>
          <w:lang w:eastAsia="zh-CN"/>
        </w:rPr>
        <w:t xml:space="preserve"> (which is 0.3mm in this paper)</w:t>
      </w:r>
      <w:r w:rsidRPr="007A0BBA">
        <w:rPr>
          <w:lang w:eastAsia="zh-CN"/>
        </w:rPr>
        <w:t xml:space="preserve"> is mapped to the color </w:t>
      </w:r>
      <w:r>
        <w:rPr>
          <w:lang w:eastAsia="zh-CN"/>
        </w:rPr>
        <w:t xml:space="preserve">space. </w:t>
      </w:r>
      <w:del w:id="149" w:author="Javid Akhavan" w:date="2021-02-14T18:11:00Z">
        <w:r w:rsidDel="00F0013E">
          <w:rPr>
            <w:lang w:eastAsia="zh-CN"/>
          </w:rPr>
          <w:delText xml:space="preserve">For </w:delText>
        </w:r>
      </w:del>
      <w:ins w:id="150" w:author="Javid Akhavan" w:date="2021-02-14T18:11:00Z">
        <w:r w:rsidR="00F0013E">
          <w:rPr>
            <w:lang w:eastAsia="zh-CN"/>
          </w:rPr>
          <w:t>To</w:t>
        </w:r>
        <w:r w:rsidR="00F0013E">
          <w:rPr>
            <w:lang w:eastAsia="zh-CN"/>
          </w:rPr>
          <w:t xml:space="preserve"> </w:t>
        </w:r>
      </w:ins>
      <w:r>
        <w:rPr>
          <w:lang w:eastAsia="zh-CN"/>
        </w:rPr>
        <w:t xml:space="preserve">further improve the computation speed, the only six levels of color are selected and shown in </w:t>
      </w:r>
      <w:r w:rsidR="00E775A8" w:rsidRPr="00E775A8">
        <w:rPr>
          <w:lang w:eastAsia="zh-CN"/>
        </w:rPr>
        <w:fldChar w:fldCharType="begin"/>
      </w:r>
      <w:r w:rsidR="00E775A8" w:rsidRPr="00E775A8">
        <w:rPr>
          <w:lang w:eastAsia="zh-CN"/>
        </w:rPr>
        <w:instrText xml:space="preserve"> REF _Ref63876722 \h  \* MERGEFORMAT </w:instrText>
      </w:r>
      <w:r w:rsidR="00E775A8" w:rsidRPr="00E775A8">
        <w:rPr>
          <w:lang w:eastAsia="zh-CN"/>
        </w:rPr>
      </w:r>
      <w:r w:rsidR="00E775A8" w:rsidRPr="00E775A8">
        <w:rPr>
          <w:lang w:eastAsia="zh-CN"/>
        </w:rPr>
        <w:fldChar w:fldCharType="separate"/>
      </w:r>
      <w:r w:rsidR="00E775A8" w:rsidRPr="00E775A8">
        <w:t>Fig</w:t>
      </w:r>
      <w:r w:rsidR="00E775A8">
        <w:t>.</w:t>
      </w:r>
      <w:r w:rsidR="00E775A8" w:rsidRPr="00E775A8">
        <w:t xml:space="preserve"> </w:t>
      </w:r>
      <w:r w:rsidR="00E775A8" w:rsidRPr="00E775A8">
        <w:rPr>
          <w:noProof/>
        </w:rPr>
        <w:t>7</w:t>
      </w:r>
      <w:r w:rsidR="00E775A8" w:rsidRPr="00E775A8">
        <w:rPr>
          <w:lang w:eastAsia="zh-CN"/>
        </w:rPr>
        <w:fldChar w:fldCharType="end"/>
      </w:r>
      <w:r>
        <w:rPr>
          <w:lang w:eastAsia="zh-CN"/>
        </w:rPr>
        <w:t>.</w:t>
      </w:r>
    </w:p>
    <w:p w14:paraId="20C27619" w14:textId="77777777" w:rsidR="00780AC7" w:rsidRDefault="00780AC7" w:rsidP="00EA7044">
      <w:pPr>
        <w:pStyle w:val="BodyTextIndent"/>
        <w:keepNext/>
        <w:spacing w:before="240"/>
        <w:ind w:firstLine="0"/>
        <w:jc w:val="center"/>
      </w:pPr>
      <w:r>
        <w:rPr>
          <w:noProof/>
        </w:rPr>
        <w:drawing>
          <wp:inline distT="0" distB="0" distL="0" distR="0" wp14:anchorId="2EC76263" wp14:editId="382437CD">
            <wp:extent cx="2702169" cy="14564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1172" cy="1482872"/>
                    </a:xfrm>
                    <a:prstGeom prst="rect">
                      <a:avLst/>
                    </a:prstGeom>
                    <a:noFill/>
                  </pic:spPr>
                </pic:pic>
              </a:graphicData>
            </a:graphic>
          </wp:inline>
        </w:drawing>
      </w:r>
    </w:p>
    <w:p w14:paraId="73BB1304" w14:textId="7AB1EC31" w:rsidR="002C4410" w:rsidRDefault="00780AC7" w:rsidP="00881D2B">
      <w:pPr>
        <w:pStyle w:val="Caption"/>
      </w:pPr>
      <w:bookmarkStart w:id="151" w:name="_Ref63876722"/>
      <w:r w:rsidRPr="00780AC7">
        <w:rPr>
          <w:b/>
          <w:bCs/>
        </w:rPr>
        <w:t xml:space="preserve">FIGURE </w:t>
      </w:r>
      <w:r w:rsidRPr="00780AC7">
        <w:rPr>
          <w:b/>
          <w:bCs/>
        </w:rPr>
        <w:fldChar w:fldCharType="begin"/>
      </w:r>
      <w:r w:rsidRPr="00780AC7">
        <w:rPr>
          <w:b/>
          <w:bCs/>
        </w:rPr>
        <w:instrText xml:space="preserve"> SEQ Figure \* ARABIC </w:instrText>
      </w:r>
      <w:r w:rsidRPr="00780AC7">
        <w:rPr>
          <w:b/>
          <w:bCs/>
        </w:rPr>
        <w:fldChar w:fldCharType="separate"/>
      </w:r>
      <w:r w:rsidR="00070CE1">
        <w:rPr>
          <w:b/>
          <w:bCs/>
          <w:noProof/>
        </w:rPr>
        <w:t>7</w:t>
      </w:r>
      <w:r w:rsidRPr="00780AC7">
        <w:rPr>
          <w:b/>
          <w:bCs/>
        </w:rPr>
        <w:fldChar w:fldCharType="end"/>
      </w:r>
      <w:bookmarkEnd w:id="151"/>
      <w:r w:rsidRPr="00780AC7">
        <w:t>. RGB DEPTH IMAGE MAPPING RULE</w:t>
      </w:r>
    </w:p>
    <w:p w14:paraId="6A2C64AC" w14:textId="7189B2C3" w:rsidR="00EA7044" w:rsidRDefault="00EA7044" w:rsidP="00EA7044">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5</w:t>
      </w:r>
      <w:r w:rsidRPr="008C095F">
        <w:rPr>
          <w:rFonts w:ascii="Arial" w:hAnsi="Arial" w:cs="Arial"/>
          <w:b/>
          <w:kern w:val="0"/>
        </w:rPr>
        <w:t xml:space="preserve"> </w:t>
      </w:r>
      <w:r>
        <w:rPr>
          <w:rFonts w:ascii="Arial" w:hAnsi="Arial" w:cs="Arial"/>
          <w:b/>
          <w:kern w:val="0"/>
        </w:rPr>
        <w:t>Classification algorithms</w:t>
      </w:r>
    </w:p>
    <w:p w14:paraId="48811748" w14:textId="2C6DAB88" w:rsidR="00EA7044" w:rsidRDefault="00EA7044" w:rsidP="00180B3A">
      <w:pPr>
        <w:pStyle w:val="BodyTextIndent"/>
        <w:rPr>
          <w:bCs/>
          <w:lang w:eastAsia="zh-CN"/>
        </w:rPr>
        <w:pPrChange w:id="152" w:author="Javid Akhavan" w:date="2021-02-14T18:21:00Z">
          <w:pPr>
            <w:pStyle w:val="BodyTextIndent"/>
          </w:pPr>
        </w:pPrChange>
      </w:pPr>
      <w:r w:rsidRPr="00EA7044">
        <w:rPr>
          <w:kern w:val="0"/>
        </w:rPr>
        <w:t xml:space="preserve">In this </w:t>
      </w:r>
      <w:r>
        <w:rPr>
          <w:kern w:val="0"/>
        </w:rPr>
        <w:t>re</w:t>
      </w:r>
      <w:r w:rsidR="00A86980">
        <w:rPr>
          <w:kern w:val="0"/>
        </w:rPr>
        <w:t>search</w:t>
      </w:r>
      <w:r w:rsidRPr="00EA7044">
        <w:rPr>
          <w:kern w:val="0"/>
        </w:rPr>
        <w:t xml:space="preserve">, </w:t>
      </w:r>
      <w:r w:rsidR="00A86980">
        <w:rPr>
          <w:kern w:val="0"/>
        </w:rPr>
        <w:t xml:space="preserve">four different classification algorithms are trained and compared for accuracies in surface anomaly identification. The </w:t>
      </w:r>
      <w:r w:rsidR="00A86980" w:rsidRPr="00A86980">
        <w:rPr>
          <w:kern w:val="0"/>
        </w:rPr>
        <w:t>Support Vector Machine (SVM), K-Nearest Neighbors</w:t>
      </w:r>
      <w:r w:rsidR="00A86980">
        <w:rPr>
          <w:kern w:val="0"/>
        </w:rPr>
        <w:t xml:space="preserve"> </w:t>
      </w:r>
      <w:r w:rsidR="00A86980" w:rsidRPr="00A86980">
        <w:rPr>
          <w:kern w:val="0"/>
        </w:rPr>
        <w:t>(KNN),</w:t>
      </w:r>
      <w:r w:rsidR="00A86980">
        <w:rPr>
          <w:kern w:val="0"/>
        </w:rPr>
        <w:t xml:space="preserve"> CNN, and </w:t>
      </w:r>
      <w:ins w:id="153" w:author="Javid Akhavan" w:date="2021-02-14T18:20:00Z">
        <w:r w:rsidR="00180B3A">
          <w:rPr>
            <w:kern w:val="0"/>
          </w:rPr>
          <w:t xml:space="preserve">hybrid Convolutional </w:t>
        </w:r>
      </w:ins>
      <w:r w:rsidR="00A86980">
        <w:t>Auto Encoder (</w:t>
      </w:r>
      <w:ins w:id="154" w:author="Javid Akhavan" w:date="2021-02-14T18:20:00Z">
        <w:r w:rsidR="00180B3A">
          <w:t>HC</w:t>
        </w:r>
      </w:ins>
      <w:r w:rsidR="00A86980">
        <w:t xml:space="preserve">AE). The open-source </w:t>
      </w:r>
      <w:r w:rsidR="0002000E" w:rsidRPr="00BA764D">
        <w:rPr>
          <w:bCs/>
        </w:rPr>
        <w:t>TensorFlow 2.1.0</w:t>
      </w:r>
      <w:r w:rsidR="0002000E">
        <w:rPr>
          <w:bCs/>
        </w:rPr>
        <w:t xml:space="preserve"> </w:t>
      </w:r>
      <w:r w:rsidR="0002000E">
        <w:rPr>
          <w:bCs/>
        </w:rPr>
        <w:fldChar w:fldCharType="begin"/>
      </w:r>
      <w:r w:rsidR="0002000E">
        <w:rPr>
          <w:bCs/>
        </w:rPr>
        <w:instrText xml:space="preserve"> ADDIN EN.CITE &lt;EndNote&gt;&lt;Cite&gt;&lt;Author&gt;Abadi&lt;/Author&gt;&lt;Year&gt;2016&lt;/Year&gt;&lt;RecNum&gt;48&lt;/RecNum&gt;&lt;DisplayText&gt;[11]&lt;/DisplayText&gt;&lt;record&gt;&lt;rec-number&gt;48&lt;/rec-number&gt;&lt;foreign-keys&gt;&lt;key app="EN" db-id="dfdftvffvav2pses2vmvve2yz5wzppevve9e" timestamp="1613283588"&gt;48&lt;/key&gt;&lt;/foreign-keys&gt;&lt;ref-type name="Conference Proceedings"&gt;10&lt;/ref-type&gt;&lt;contributors&gt;&lt;authors&gt;&lt;author&gt;Abadi, Martín&lt;/author&gt;&lt;author&gt;Barham, Paul&lt;/author&gt;&lt;author&gt;Chen, Jianmin&lt;/author&gt;&lt;author&gt;Chen, Zhifeng&lt;/author&gt;&lt;author&gt;Davis, Andy&lt;/author&gt;&lt;author&gt;Dean, Jeffrey&lt;/author&gt;&lt;author&gt;Devin, Matthieu&lt;/author&gt;&lt;author&gt;Ghemawat, Sanjay&lt;/author&gt;&lt;author&gt;Irving, Geoffrey&lt;/author&gt;&lt;author&gt;Isard, Michael&lt;/author&gt;&lt;/authors&gt;&lt;/contributors&gt;&lt;titles&gt;&lt;title&gt;Tensorflow: A system for large-scale machine learning&lt;/title&gt;&lt;secondary-title&gt;12th {USENIX} symposium on operating systems design and implementation ({OSDI} 16)&lt;/secondary-title&gt;&lt;/titles&gt;&lt;pages&gt;265-283&lt;/pages&gt;&lt;dates&gt;&lt;year&gt;2016&lt;/year&gt;&lt;/dates&gt;&lt;isbn&gt;1931971331&lt;/isbn&gt;&lt;urls&gt;&lt;/urls&gt;&lt;/record&gt;&lt;/Cite&gt;&lt;/EndNote&gt;</w:instrText>
      </w:r>
      <w:r w:rsidR="0002000E">
        <w:rPr>
          <w:bCs/>
        </w:rPr>
        <w:fldChar w:fldCharType="separate"/>
      </w:r>
      <w:r w:rsidR="0002000E">
        <w:rPr>
          <w:bCs/>
          <w:noProof/>
        </w:rPr>
        <w:t>[11]</w:t>
      </w:r>
      <w:r w:rsidR="0002000E">
        <w:rPr>
          <w:bCs/>
        </w:rPr>
        <w:fldChar w:fldCharType="end"/>
      </w:r>
      <w:r w:rsidR="0002000E">
        <w:rPr>
          <w:bCs/>
        </w:rPr>
        <w:t xml:space="preserve"> and </w:t>
      </w:r>
      <w:proofErr w:type="spellStart"/>
      <w:r w:rsidR="0002000E">
        <w:rPr>
          <w:bCs/>
        </w:rPr>
        <w:t>Scikit</w:t>
      </w:r>
      <w:proofErr w:type="spellEnd"/>
      <w:r w:rsidR="0002000E">
        <w:rPr>
          <w:bCs/>
        </w:rPr>
        <w:t>-learn 0.22.1</w:t>
      </w:r>
      <w:r w:rsidR="0002000E" w:rsidRPr="0002000E">
        <w:t xml:space="preserve"> </w:t>
      </w:r>
      <w:r w:rsidR="0002000E">
        <w:rPr>
          <w:bCs/>
        </w:rPr>
        <w:fldChar w:fldCharType="begin"/>
      </w:r>
      <w:r w:rsidR="0002000E">
        <w:rPr>
          <w:bCs/>
        </w:rPr>
        <w:instrText xml:space="preserve"> ADDIN EN.CITE &lt;EndNote&gt;&lt;Cite&gt;&lt;Author&gt;Pedregosa&lt;/Author&gt;&lt;Year&gt;2011&lt;/Year&gt;&lt;RecNum&gt;47&lt;/RecNum&gt;&lt;DisplayText&gt;[12]&lt;/DisplayText&gt;&lt;record&gt;&lt;rec-number&gt;47&lt;/rec-number&gt;&lt;foreign-keys&gt;&lt;key app="EN" db-id="dfdftvffvav2pses2vmvve2yz5wzppevve9e" timestamp="1613283546"&gt;47&lt;/key&gt;&lt;/foreign-keys&gt;&lt;ref-type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02000E">
        <w:rPr>
          <w:bCs/>
        </w:rPr>
        <w:fldChar w:fldCharType="separate"/>
      </w:r>
      <w:r w:rsidR="0002000E">
        <w:rPr>
          <w:bCs/>
          <w:noProof/>
        </w:rPr>
        <w:t>[12]</w:t>
      </w:r>
      <w:r w:rsidR="0002000E">
        <w:rPr>
          <w:bCs/>
        </w:rPr>
        <w:fldChar w:fldCharType="end"/>
      </w:r>
      <w:r w:rsidR="0002000E">
        <w:rPr>
          <w:bCs/>
        </w:rPr>
        <w:t xml:space="preserve"> </w:t>
      </w:r>
      <w:del w:id="155" w:author="Javid Akhavan" w:date="2021-02-14T18:12:00Z">
        <w:r w:rsidR="0002000E" w:rsidDel="00F0013E">
          <w:rPr>
            <w:bCs/>
          </w:rPr>
          <w:delText xml:space="preserve">library </w:delText>
        </w:r>
      </w:del>
      <w:ins w:id="156" w:author="Javid Akhavan" w:date="2021-02-14T18:12:00Z">
        <w:r w:rsidR="00F0013E">
          <w:rPr>
            <w:bCs/>
          </w:rPr>
          <w:t>librar</w:t>
        </w:r>
        <w:r w:rsidR="00F0013E">
          <w:rPr>
            <w:bCs/>
          </w:rPr>
          <w:t>ies</w:t>
        </w:r>
        <w:r w:rsidR="00F0013E">
          <w:rPr>
            <w:bCs/>
          </w:rPr>
          <w:t xml:space="preserve"> </w:t>
        </w:r>
      </w:ins>
      <w:r w:rsidR="0002000E">
        <w:rPr>
          <w:bCs/>
        </w:rPr>
        <w:t>are used to implement these algorithm</w:t>
      </w:r>
      <w:ins w:id="157" w:author="Javid Akhavan" w:date="2021-02-14T18:12:00Z">
        <w:r w:rsidR="00F0013E">
          <w:rPr>
            <w:bCs/>
          </w:rPr>
          <w:t>s</w:t>
        </w:r>
      </w:ins>
      <w:r w:rsidR="0002000E">
        <w:rPr>
          <w:bCs/>
        </w:rPr>
        <w:t xml:space="preserve">. </w:t>
      </w:r>
      <w:r w:rsidR="00987C99">
        <w:rPr>
          <w:bCs/>
        </w:rPr>
        <w:t xml:space="preserve">The hyperparameter tuning for SVM and KNN is </w:t>
      </w:r>
      <w:r w:rsidR="007A2497">
        <w:rPr>
          <w:bCs/>
        </w:rPr>
        <w:t>conducted by grid search</w:t>
      </w:r>
      <w:ins w:id="158" w:author="Javid Akhavan" w:date="2021-02-14T18:12:00Z">
        <w:r w:rsidR="00F0013E">
          <w:rPr>
            <w:bCs/>
          </w:rPr>
          <w:t>,</w:t>
        </w:r>
      </w:ins>
      <w:ins w:id="159" w:author="Javid Akhavan" w:date="2021-02-14T18:21:00Z">
        <w:r w:rsidR="00180B3A">
          <w:rPr>
            <w:bCs/>
          </w:rPr>
          <w:t xml:space="preserve"> </w:t>
        </w:r>
      </w:ins>
      <w:del w:id="160" w:author="Javid Akhavan" w:date="2021-02-14T18:21:00Z">
        <w:r w:rsidR="007A2497" w:rsidDel="00180B3A">
          <w:rPr>
            <w:bCs/>
          </w:rPr>
          <w:delText xml:space="preserve"> </w:delText>
        </w:r>
      </w:del>
      <w:del w:id="161" w:author="Javid Akhavan" w:date="2021-02-14T18:12:00Z">
        <w:r w:rsidR="007A2497" w:rsidDel="00F0013E">
          <w:rPr>
            <w:bCs/>
          </w:rPr>
          <w:delText xml:space="preserve">which is </w:delText>
        </w:r>
      </w:del>
      <w:r w:rsidR="007A2497">
        <w:rPr>
          <w:bCs/>
        </w:rPr>
        <w:t xml:space="preserve">an exhaustive method to compare all the possible combinations of hyperparameters. It takes longer computational time than the alternative random search method but ensures the </w:t>
      </w:r>
      <w:r w:rsidR="005B2C3B">
        <w:rPr>
          <w:bCs/>
        </w:rPr>
        <w:t xml:space="preserve">optimal hyperparameters can be identified </w:t>
      </w:r>
      <w:r w:rsidR="005B2C3B">
        <w:rPr>
          <w:bCs/>
        </w:rPr>
        <w:fldChar w:fldCharType="begin"/>
      </w:r>
      <w:r w:rsidR="005B2C3B">
        <w:rPr>
          <w:bCs/>
        </w:rPr>
        <w:instrText xml:space="preserve"> ADDIN EN.CITE &lt;EndNote&gt;&lt;Cite&gt;&lt;Author&gt;Bergstra&lt;/Author&gt;&lt;Year&gt;2012&lt;/Year&gt;&lt;RecNum&gt;49&lt;/RecNum&gt;&lt;DisplayText&gt;[13]&lt;/DisplayText&gt;&lt;record&gt;&lt;rec-number&gt;49&lt;/rec-number&gt;&lt;foreign-keys&gt;&lt;key app="EN" db-id="dfdftvffvav2pses2vmvve2yz5wzppevve9e" timestamp="1613286165"&gt;49&lt;/key&gt;&lt;/foreign-keys&gt;&lt;ref-type name="Journal Article"&gt;17&lt;/ref-type&gt;&lt;contributors&gt;&lt;authors&gt;&lt;author&gt;Bergstra, James&lt;/author&gt;&lt;author&gt;Bengio, Yoshua&lt;/author&gt;&lt;/authors&gt;&lt;/contributors&gt;&lt;titles&gt;&lt;title&gt;Random search for hyper-parameter optimization&lt;/title&gt;&lt;secondary-title&gt;Journal of machine learning research&lt;/secondary-title&gt;&lt;/titles&gt;&lt;periodical&gt;&lt;full-title&gt;Journal of machine learning research&lt;/full-title&gt;&lt;/periodical&gt;&lt;volume&gt;13&lt;/volume&gt;&lt;number&gt;2&lt;/number&gt;&lt;dates&gt;&lt;year&gt;2012&lt;/year&gt;&lt;/dates&gt;&lt;isbn&gt;1532-4435&lt;/isbn&gt;&lt;urls&gt;&lt;/urls&gt;&lt;/record&gt;&lt;/Cite&gt;&lt;/EndNote&gt;</w:instrText>
      </w:r>
      <w:r w:rsidR="005B2C3B">
        <w:rPr>
          <w:bCs/>
        </w:rPr>
        <w:fldChar w:fldCharType="separate"/>
      </w:r>
      <w:r w:rsidR="005B2C3B">
        <w:rPr>
          <w:bCs/>
          <w:noProof/>
        </w:rPr>
        <w:t>[13]</w:t>
      </w:r>
      <w:r w:rsidR="005B2C3B">
        <w:rPr>
          <w:bCs/>
        </w:rPr>
        <w:fldChar w:fldCharType="end"/>
      </w:r>
      <w:r w:rsidR="005B2C3B">
        <w:rPr>
          <w:bCs/>
        </w:rPr>
        <w:t xml:space="preserve">. </w:t>
      </w:r>
      <w:r w:rsidR="005558AE">
        <w:rPr>
          <w:bCs/>
        </w:rPr>
        <w:t>During the grid search, each c</w:t>
      </w:r>
      <w:del w:id="162" w:author="Javid Akhavan" w:date="2021-02-14T18:12:00Z">
        <w:r w:rsidR="005558AE" w:rsidDel="00F0013E">
          <w:rPr>
            <w:bCs/>
          </w:rPr>
          <w:delText>andidate of classifier</w:delText>
        </w:r>
      </w:del>
      <w:ins w:id="163" w:author="Javid Akhavan" w:date="2021-02-14T18:12:00Z">
        <w:r w:rsidR="00F0013E">
          <w:rPr>
            <w:bCs/>
          </w:rPr>
          <w:t>lassifier candidate</w:t>
        </w:r>
      </w:ins>
      <w:r w:rsidR="005558AE">
        <w:rPr>
          <w:bCs/>
        </w:rPr>
        <w:t xml:space="preserve"> is </w:t>
      </w:r>
      <w:r w:rsidR="00D314DA">
        <w:rPr>
          <w:bCs/>
        </w:rPr>
        <w:t>trained,</w:t>
      </w:r>
      <w:r w:rsidR="005558AE">
        <w:rPr>
          <w:bCs/>
        </w:rPr>
        <w:t xml:space="preserve"> and the performance is evaluated by k-fold cross-validation to avoid overfitting. </w:t>
      </w:r>
      <w:r w:rsidR="0023306B">
        <w:rPr>
          <w:bCs/>
        </w:rPr>
        <w:t xml:space="preserve">The F-score metric with range 0-1 is used to quantify </w:t>
      </w:r>
      <w:r w:rsidR="0023306B">
        <w:rPr>
          <w:bCs/>
        </w:rPr>
        <w:t>the accuracy of each classification algorithm.</w:t>
      </w:r>
      <w:r w:rsidR="00D314DA">
        <w:rPr>
          <w:bCs/>
        </w:rPr>
        <w:t xml:space="preserve"> </w:t>
      </w:r>
      <w:r w:rsidR="007E12CC">
        <w:rPr>
          <w:bCs/>
        </w:rPr>
        <w:t xml:space="preserve">The </w:t>
      </w:r>
      <w:r w:rsidR="007E12CC">
        <w:rPr>
          <w:bCs/>
          <w:lang w:eastAsia="zh-CN"/>
        </w:rPr>
        <w:t>F</w:t>
      </w:r>
      <w:r w:rsidR="007E12CC">
        <w:rPr>
          <w:rFonts w:hint="eastAsia"/>
          <w:bCs/>
          <w:lang w:eastAsia="zh-CN"/>
        </w:rPr>
        <w:t>-score</w:t>
      </w:r>
      <w:r w:rsidR="007E12CC">
        <w:rPr>
          <w:bCs/>
          <w:lang w:eastAsia="zh-CN"/>
        </w:rPr>
        <w:t xml:space="preserve"> is a way to combine the precision and recall of a model, and it is defined as the harmonic mean of the model’s precision and recall. The precision measures the proportion of true positives among test outcome positives and recall measures the fraction of samples classified as positive among the total number of positive samples. The F-score is calculated by,</w:t>
      </w:r>
    </w:p>
    <w:p w14:paraId="4BBE7EF9" w14:textId="4C5D371F" w:rsidR="007E12CC" w:rsidRPr="003D67D1" w:rsidRDefault="00230D01" w:rsidP="00A86980">
      <w:pPr>
        <w:pStyle w:val="BodyTextIndent"/>
        <w:rPr>
          <w:kern w:val="0"/>
          <w:lang w:eastAsia="zh-CN"/>
        </w:rPr>
      </w:pPr>
      <m:oMathPara>
        <m:oMathParaPr>
          <m:jc m:val="right"/>
        </m:oMathParaPr>
        <m:oMath>
          <m:sSub>
            <m:sSubPr>
              <m:ctrlPr>
                <w:rPr>
                  <w:rFonts w:ascii="Cambria Math" w:hAnsi="Cambria Math"/>
                  <w:i/>
                  <w:kern w:val="0"/>
                  <w:lang w:eastAsia="zh-CN"/>
                </w:rPr>
              </m:ctrlPr>
            </m:sSubPr>
            <m:e>
              <m:r>
                <w:rPr>
                  <w:rFonts w:ascii="Cambria Math" w:hAnsi="Cambria Math"/>
                  <w:kern w:val="0"/>
                  <w:lang w:eastAsia="zh-CN"/>
                </w:rPr>
                <m:t>F</m:t>
              </m:r>
            </m:e>
            <m:sub>
              <m:r>
                <w:rPr>
                  <w:rFonts w:ascii="Cambria Math" w:hAnsi="Cambria Math"/>
                  <w:kern w:val="0"/>
                  <w:lang w:eastAsia="zh-CN"/>
                </w:rPr>
                <m:t>1</m:t>
              </m:r>
            </m:sub>
          </m:sSub>
          <m:r>
            <w:rPr>
              <w:rFonts w:ascii="Cambria Math" w:hAnsi="Cambria Math"/>
              <w:kern w:val="0"/>
              <w:lang w:eastAsia="zh-CN"/>
            </w:rPr>
            <m:t>=2×</m:t>
          </m:r>
          <m:f>
            <m:fPr>
              <m:ctrlPr>
                <w:rPr>
                  <w:rFonts w:ascii="Cambria Math" w:hAnsi="Cambria Math"/>
                  <w:i/>
                  <w:kern w:val="0"/>
                  <w:lang w:eastAsia="zh-CN"/>
                </w:rPr>
              </m:ctrlPr>
            </m:fPr>
            <m:num>
              <m:r>
                <w:rPr>
                  <w:rFonts w:ascii="Cambria Math" w:hAnsi="Cambria Math"/>
                  <w:kern w:val="0"/>
                  <w:lang w:eastAsia="zh-CN"/>
                </w:rPr>
                <m:t>precision×recall</m:t>
              </m:r>
            </m:num>
            <m:den>
              <m:r>
                <w:rPr>
                  <w:rFonts w:ascii="Cambria Math" w:hAnsi="Cambria Math"/>
                  <w:kern w:val="0"/>
                  <w:lang w:eastAsia="zh-CN"/>
                </w:rPr>
                <m:t>precision+recall</m:t>
              </m:r>
            </m:den>
          </m:f>
          <m:r>
            <w:rPr>
              <w:rFonts w:ascii="Cambria Math" w:hAnsi="Cambria Math"/>
              <w:kern w:val="0"/>
              <w:lang w:eastAsia="zh-CN"/>
            </w:rPr>
            <m:t>=</m:t>
          </m:r>
          <m:f>
            <m:fPr>
              <m:ctrlPr>
                <w:rPr>
                  <w:rFonts w:ascii="Cambria Math" w:hAnsi="Cambria Math"/>
                  <w:i/>
                  <w:kern w:val="0"/>
                  <w:lang w:eastAsia="zh-CN"/>
                </w:rPr>
              </m:ctrlPr>
            </m:fPr>
            <m:num>
              <m:r>
                <w:rPr>
                  <w:rFonts w:ascii="Cambria Math" w:hAnsi="Cambria Math"/>
                  <w:kern w:val="0"/>
                  <w:lang w:eastAsia="zh-CN"/>
                </w:rPr>
                <m:t>tp</m:t>
              </m:r>
            </m:num>
            <m:den>
              <m:r>
                <w:rPr>
                  <w:rFonts w:ascii="Cambria Math" w:hAnsi="Cambria Math"/>
                  <w:kern w:val="0"/>
                  <w:lang w:eastAsia="zh-CN"/>
                </w:rPr>
                <m:t>tp+</m:t>
              </m:r>
              <m:f>
                <m:fPr>
                  <m:ctrlPr>
                    <w:rPr>
                      <w:rFonts w:ascii="Cambria Math" w:hAnsi="Cambria Math"/>
                      <w:i/>
                      <w:kern w:val="0"/>
                      <w:lang w:eastAsia="zh-CN"/>
                    </w:rPr>
                  </m:ctrlPr>
                </m:fPr>
                <m:num>
                  <m:r>
                    <w:rPr>
                      <w:rFonts w:ascii="Cambria Math" w:hAnsi="Cambria Math"/>
                      <w:kern w:val="0"/>
                      <w:lang w:eastAsia="zh-CN"/>
                    </w:rPr>
                    <m:t>1</m:t>
                  </m:r>
                </m:num>
                <m:den>
                  <m:r>
                    <w:rPr>
                      <w:rFonts w:ascii="Cambria Math" w:hAnsi="Cambria Math"/>
                      <w:kern w:val="0"/>
                      <w:lang w:eastAsia="zh-CN"/>
                    </w:rPr>
                    <m:t>2</m:t>
                  </m:r>
                </m:den>
              </m:f>
              <m:r>
                <w:rPr>
                  <w:rFonts w:ascii="Cambria Math" w:hAnsi="Cambria Math"/>
                  <w:kern w:val="0"/>
                  <w:lang w:eastAsia="zh-CN"/>
                </w:rPr>
                <m:t>(fp+fn)</m:t>
              </m:r>
            </m:den>
          </m:f>
          <m:r>
            <w:rPr>
              <w:rFonts w:ascii="Cambria Math" w:hAnsi="Cambria Math"/>
              <w:kern w:val="0"/>
              <w:lang w:eastAsia="zh-CN"/>
            </w:rPr>
            <m:t xml:space="preserve">      (2)</m:t>
          </m:r>
        </m:oMath>
      </m:oMathPara>
    </w:p>
    <w:p w14:paraId="2F8DF95A" w14:textId="01C2C79B" w:rsidR="00EA7044" w:rsidRDefault="00B57511" w:rsidP="00EA7044">
      <w:pPr>
        <w:pStyle w:val="BodyTextIndent"/>
        <w:rPr>
          <w:rFonts w:ascii="Arial" w:hAnsi="Arial" w:cs="Arial"/>
          <w:bCs/>
          <w:kern w:val="0"/>
          <w:lang w:eastAsia="zh-CN"/>
        </w:rPr>
      </w:pPr>
      <w:r w:rsidRPr="00B57511">
        <w:rPr>
          <w:rFonts w:ascii="Arial" w:hAnsi="Arial" w:cs="Arial"/>
          <w:bCs/>
          <w:kern w:val="0"/>
        </w:rPr>
        <w:t xml:space="preserve">The most accurate classification model can be selected to perform the surface anomaly identification as the third </w:t>
      </w:r>
      <w:proofErr w:type="spellStart"/>
      <w:r w:rsidRPr="00B57511">
        <w:rPr>
          <w:rFonts w:ascii="Arial" w:hAnsi="Arial" w:cs="Arial"/>
          <w:bCs/>
          <w:kern w:val="0"/>
        </w:rPr>
        <w:t>subprocess</w:t>
      </w:r>
      <w:proofErr w:type="spellEnd"/>
      <w:r w:rsidRPr="00B57511">
        <w:rPr>
          <w:rFonts w:ascii="Arial" w:hAnsi="Arial" w:cs="Arial"/>
          <w:bCs/>
          <w:kern w:val="0"/>
        </w:rPr>
        <w:t xml:space="preserve"> of </w:t>
      </w:r>
      <w:ins w:id="164" w:author="Javid Akhavan" w:date="2021-02-14T18:16:00Z">
        <w:r w:rsidR="00180B3A">
          <w:rPr>
            <w:rFonts w:ascii="Arial" w:hAnsi="Arial" w:cs="Arial"/>
            <w:bCs/>
            <w:kern w:val="0"/>
          </w:rPr>
          <w:t xml:space="preserve">the </w:t>
        </w:r>
      </w:ins>
      <w:r w:rsidRPr="00B57511">
        <w:rPr>
          <w:rFonts w:ascii="Arial" w:hAnsi="Arial" w:cs="Arial"/>
          <w:bCs/>
          <w:kern w:val="0"/>
        </w:rPr>
        <w:t xml:space="preserve">point cloud process, as illustrated in </w:t>
      </w:r>
      <w:r w:rsidRPr="00B57511">
        <w:rPr>
          <w:rFonts w:ascii="Arial" w:hAnsi="Arial" w:cs="Arial"/>
          <w:bCs/>
          <w:kern w:val="0"/>
        </w:rPr>
        <w:fldChar w:fldCharType="begin"/>
      </w:r>
      <w:r w:rsidRPr="00B57511">
        <w:rPr>
          <w:rFonts w:ascii="Arial" w:hAnsi="Arial" w:cs="Arial"/>
          <w:bCs/>
          <w:kern w:val="0"/>
        </w:rPr>
        <w:instrText xml:space="preserve"> REF _Ref63687867 \h </w:instrText>
      </w:r>
      <w:r>
        <w:rPr>
          <w:rFonts w:ascii="Arial" w:hAnsi="Arial" w:cs="Arial"/>
          <w:bCs/>
          <w:kern w:val="0"/>
        </w:rPr>
        <w:instrText xml:space="preserve"> \* MERGEFORMAT </w:instrText>
      </w:r>
      <w:r w:rsidRPr="00B57511">
        <w:rPr>
          <w:rFonts w:ascii="Arial" w:hAnsi="Arial" w:cs="Arial"/>
          <w:bCs/>
          <w:kern w:val="0"/>
        </w:rPr>
      </w:r>
      <w:r w:rsidRPr="00B57511">
        <w:rPr>
          <w:rFonts w:ascii="Arial" w:hAnsi="Arial" w:cs="Arial"/>
          <w:bCs/>
          <w:kern w:val="0"/>
        </w:rPr>
        <w:fldChar w:fldCharType="separate"/>
      </w:r>
      <w:r w:rsidRPr="00B57511">
        <w:rPr>
          <w:rFonts w:ascii="Arial" w:hAnsi="Arial" w:cs="Arial"/>
          <w:bCs/>
        </w:rPr>
        <w:t>Fig</w:t>
      </w:r>
      <w:r>
        <w:rPr>
          <w:rFonts w:ascii="Arial" w:hAnsi="Arial" w:cs="Arial"/>
          <w:bCs/>
        </w:rPr>
        <w:t>.</w:t>
      </w:r>
      <w:r w:rsidRPr="00B57511">
        <w:rPr>
          <w:rFonts w:ascii="Arial" w:hAnsi="Arial" w:cs="Arial"/>
          <w:bCs/>
        </w:rPr>
        <w:t xml:space="preserve"> </w:t>
      </w:r>
      <w:r w:rsidRPr="00B57511">
        <w:rPr>
          <w:rFonts w:ascii="Arial" w:hAnsi="Arial" w:cs="Arial"/>
          <w:bCs/>
          <w:noProof/>
        </w:rPr>
        <w:t>2</w:t>
      </w:r>
      <w:r w:rsidRPr="00B57511">
        <w:rPr>
          <w:rFonts w:ascii="Arial" w:hAnsi="Arial" w:cs="Arial"/>
          <w:bCs/>
          <w:kern w:val="0"/>
        </w:rPr>
        <w:fldChar w:fldCharType="end"/>
      </w:r>
      <w:r w:rsidRPr="00B57511">
        <w:rPr>
          <w:rFonts w:ascii="Arial" w:hAnsi="Arial" w:cs="Arial"/>
          <w:bCs/>
          <w:kern w:val="0"/>
        </w:rPr>
        <w:t>.</w:t>
      </w:r>
    </w:p>
    <w:p w14:paraId="10328C1C" w14:textId="77777777" w:rsidR="00B57511" w:rsidRPr="00B57511" w:rsidRDefault="00B57511" w:rsidP="00EA7044">
      <w:pPr>
        <w:pStyle w:val="BodyTextIndent"/>
        <w:rPr>
          <w:rFonts w:ascii="Arial" w:hAnsi="Arial" w:cs="Arial"/>
          <w:bCs/>
          <w:kern w:val="0"/>
        </w:rPr>
      </w:pPr>
    </w:p>
    <w:p w14:paraId="50B00B97" w14:textId="607D7868" w:rsidR="008C095F" w:rsidRDefault="008C095F" w:rsidP="005E134D">
      <w:pPr>
        <w:pStyle w:val="BodyTextIndent"/>
        <w:numPr>
          <w:ilvl w:val="0"/>
          <w:numId w:val="3"/>
        </w:numPr>
        <w:ind w:left="360"/>
        <w:rPr>
          <w:rFonts w:ascii="Arial" w:hAnsi="Arial" w:cs="Arial"/>
          <w:b/>
          <w:kern w:val="0"/>
        </w:rPr>
      </w:pPr>
      <w:r w:rsidRPr="008C095F">
        <w:rPr>
          <w:rFonts w:ascii="Arial" w:hAnsi="Arial" w:cs="Arial"/>
          <w:b/>
          <w:kern w:val="0"/>
        </w:rPr>
        <w:t>RESULTS AND DISCUSSION</w:t>
      </w:r>
    </w:p>
    <w:p w14:paraId="799539EE" w14:textId="194A4188" w:rsidR="00DE080A" w:rsidRDefault="004E3EC9" w:rsidP="00180B3A">
      <w:pPr>
        <w:pStyle w:val="BodyTextIndent"/>
        <w:pPrChange w:id="165" w:author="Javid Akhavan" w:date="2021-02-14T18:25:00Z">
          <w:pPr>
            <w:pStyle w:val="BodyTextIndent"/>
          </w:pPr>
        </w:pPrChange>
      </w:pPr>
      <w:r>
        <w:rPr>
          <w:rFonts w:hint="eastAsia"/>
          <w:kern w:val="0"/>
          <w:lang w:eastAsia="zh-CN"/>
        </w:rPr>
        <w:t>The</w:t>
      </w:r>
      <w:r>
        <w:rPr>
          <w:kern w:val="0"/>
        </w:rPr>
        <w:t xml:space="preserve"> experimental verification of the proposed </w:t>
      </w:r>
      <w:r w:rsidRPr="004E3EC9">
        <w:rPr>
          <w:kern w:val="0"/>
        </w:rPr>
        <w:t>in-site laser-based process monitoring and anomaly identification system</w:t>
      </w:r>
      <w:r>
        <w:rPr>
          <w:kern w:val="0"/>
        </w:rPr>
        <w:t xml:space="preserve"> has been conducted. </w:t>
      </w:r>
      <w:del w:id="166" w:author="Javid Akhavan" w:date="2021-02-14T18:11:00Z">
        <w:r w:rsidDel="00F0013E">
          <w:rPr>
            <w:kern w:val="0"/>
          </w:rPr>
          <w:delText>In order to train the classifiers of</w:delText>
        </w:r>
      </w:del>
      <w:ins w:id="167" w:author="Javid Akhavan" w:date="2021-02-14T18:11:00Z">
        <w:r w:rsidR="00F0013E">
          <w:rPr>
            <w:kern w:val="0"/>
          </w:rPr>
          <w:t xml:space="preserve">To train the </w:t>
        </w:r>
      </w:ins>
      <w:ins w:id="168" w:author="Javid Akhavan" w:date="2021-02-14T18:25:00Z">
        <w:r w:rsidR="00180B3A">
          <w:rPr>
            <w:kern w:val="0"/>
          </w:rPr>
          <w:t xml:space="preserve">classifier models, for </w:t>
        </w:r>
      </w:ins>
      <w:ins w:id="169" w:author="Javid Akhavan" w:date="2021-02-14T18:16:00Z">
        <w:r w:rsidR="00180B3A">
          <w:rPr>
            <w:kern w:val="0"/>
          </w:rPr>
          <w:t>in-plane surface anomaly classification</w:t>
        </w:r>
      </w:ins>
      <w:del w:id="170" w:author="Javid Akhavan" w:date="2021-02-14T18:16:00Z">
        <w:r w:rsidDel="00180B3A">
          <w:rPr>
            <w:kern w:val="0"/>
          </w:rPr>
          <w:delText xml:space="preserve"> in-plane surface anomaly classification model</w:delText>
        </w:r>
      </w:del>
      <w:r>
        <w:rPr>
          <w:kern w:val="0"/>
        </w:rPr>
        <w:t xml:space="preserve">, the </w:t>
      </w:r>
      <w:r w:rsidR="00A056A8">
        <w:rPr>
          <w:kern w:val="0"/>
        </w:rPr>
        <w:t>73 test artifacts in different sizes, shapes</w:t>
      </w:r>
      <w:ins w:id="171" w:author="Javid Akhavan" w:date="2021-02-14T18:11:00Z">
        <w:r w:rsidR="00F0013E">
          <w:rPr>
            <w:kern w:val="0"/>
          </w:rPr>
          <w:t>,</w:t>
        </w:r>
      </w:ins>
      <w:r w:rsidR="00A056A8">
        <w:rPr>
          <w:kern w:val="0"/>
        </w:rPr>
        <w:t xml:space="preserve"> and process parameters are fabricated by the FFF machine</w:t>
      </w:r>
      <w:r w:rsidR="00CE559E">
        <w:rPr>
          <w:kern w:val="0"/>
        </w:rPr>
        <w:t xml:space="preserve"> to manipulate possible in-plane surface anomalies</w:t>
      </w:r>
      <w:r w:rsidR="00A056A8">
        <w:rPr>
          <w:kern w:val="0"/>
        </w:rPr>
        <w:t xml:space="preserve">. Based on </w:t>
      </w:r>
      <w:r w:rsidR="00CE559E">
        <w:rPr>
          <w:kern w:val="0"/>
        </w:rPr>
        <w:t xml:space="preserve">operation experience, the feed rate and extruder temperature are modified from 50% to 150% and </w:t>
      </w:r>
      <w:r w:rsidR="00CE559E" w:rsidRPr="00BA764D">
        <w:t>1</w:t>
      </w:r>
      <w:bookmarkStart w:id="172" w:name="_GoBack"/>
      <w:bookmarkEnd w:id="172"/>
      <w:r w:rsidR="00CE559E" w:rsidRPr="00BA764D">
        <w:t>80°C to 250°C</w:t>
      </w:r>
      <w:r w:rsidR="00CE559E">
        <w:t>, respectively. The layer thickness is set as 0.3mm</w:t>
      </w:r>
      <w:ins w:id="173" w:author="Javid Akhavan" w:date="2021-02-14T18:11:00Z">
        <w:r w:rsidR="00F0013E">
          <w:t>,</w:t>
        </w:r>
      </w:ins>
      <w:r w:rsidR="00CE559E">
        <w:t xml:space="preserve"> and infill density is set as 100%. All other process parameters are kept constant.</w:t>
      </w:r>
      <w:r w:rsidR="00387C59">
        <w:t xml:space="preserve"> During the fabrication </w:t>
      </w:r>
      <w:r w:rsidR="00F72023">
        <w:t xml:space="preserve">process, the in-situ monitoring system captures </w:t>
      </w:r>
      <w:del w:id="174" w:author="Javid Akhavan" w:date="2021-02-14T18:11:00Z">
        <w:r w:rsidR="00F72023" w:rsidDel="00F0013E">
          <w:delText>the in-plane surface of each</w:delText>
        </w:r>
      </w:del>
      <w:ins w:id="175" w:author="Javid Akhavan" w:date="2021-02-14T18:11:00Z">
        <w:r w:rsidR="00F0013E">
          <w:t>each layer’s in-plane surface and converts</w:t>
        </w:r>
      </w:ins>
      <w:r w:rsidR="00F72023">
        <w:t xml:space="preserve"> </w:t>
      </w:r>
      <w:ins w:id="176" w:author="Javid Akhavan" w:date="2021-02-14T18:24:00Z">
        <w:r w:rsidR="00180B3A">
          <w:t xml:space="preserve">the </w:t>
        </w:r>
      </w:ins>
      <w:r w:rsidR="00F72023">
        <w:t xml:space="preserve">layer and convert the point cloud into </w:t>
      </w:r>
      <w:ins w:id="177" w:author="Javid Akhavan" w:date="2021-02-14T18:11:00Z">
        <w:r w:rsidR="00F0013E">
          <w:t xml:space="preserve">a </w:t>
        </w:r>
      </w:ins>
      <w:r w:rsidR="00F72023">
        <w:t xml:space="preserve">depth image of </w:t>
      </w:r>
      <w:proofErr w:type="gramStart"/>
      <w:r w:rsidR="00F72023">
        <w:t xml:space="preserve">size </w:t>
      </w:r>
      <w:proofErr w:type="gramEnd"/>
      <m:oMath>
        <m:r>
          <w:rPr>
            <w:rFonts w:ascii="Cambria Math" w:hAnsi="Cambria Math"/>
          </w:rPr>
          <m:t>300 pixels×300 pixels×3 pixels</m:t>
        </m:r>
      </m:oMath>
      <w:r w:rsidR="00517426">
        <w:t>.</w:t>
      </w:r>
      <w:r w:rsidR="00F72023">
        <w:t xml:space="preserve"> </w:t>
      </w:r>
      <w:r w:rsidR="00517426">
        <w:t>Judging</w:t>
      </w:r>
      <w:r w:rsidR="00A16DC5">
        <w:t xml:space="preserve"> on the rendering of </w:t>
      </w:r>
      <w:r w:rsidR="00517426">
        <w:t>depth image,</w:t>
      </w:r>
      <w:r w:rsidR="00A16DC5">
        <w:t xml:space="preserve"> </w:t>
      </w:r>
      <w:r w:rsidR="00517426">
        <w:t>t</w:t>
      </w:r>
      <w:r w:rsidR="00A16DC5">
        <w:rPr>
          <w:rFonts w:hint="eastAsia"/>
          <w:lang w:eastAsia="zh-CN"/>
        </w:rPr>
        <w:t>he</w:t>
      </w:r>
      <w:r w:rsidR="00A16DC5">
        <w:t xml:space="preserve"> in-plane surface </w:t>
      </w:r>
      <w:r w:rsidR="00517426" w:rsidRPr="00517426">
        <w:t>identification result</w:t>
      </w:r>
      <w:r w:rsidR="00517426">
        <w:t>s</w:t>
      </w:r>
      <w:r w:rsidR="00517426" w:rsidRPr="00517426">
        <w:t xml:space="preserve"> </w:t>
      </w:r>
      <w:r w:rsidR="00A16DC5">
        <w:t>are classified into four classes, namely empty region,</w:t>
      </w:r>
      <w:r w:rsidR="00517426">
        <w:t xml:space="preserve"> normal region, bulge region, and dent region, as illustrated in </w:t>
      </w:r>
      <w:r w:rsidR="00517426" w:rsidRPr="00517426">
        <w:fldChar w:fldCharType="begin"/>
      </w:r>
      <w:r w:rsidR="00517426" w:rsidRPr="00517426">
        <w:instrText xml:space="preserve"> REF _Ref64134490 \h  \* MERGEFORMAT </w:instrText>
      </w:r>
      <w:r w:rsidR="00517426" w:rsidRPr="00517426">
        <w:fldChar w:fldCharType="separate"/>
      </w:r>
      <w:r w:rsidR="00517426" w:rsidRPr="00517426">
        <w:t>Fig</w:t>
      </w:r>
      <w:r w:rsidR="00517426">
        <w:t>.</w:t>
      </w:r>
      <w:r w:rsidR="00517426" w:rsidRPr="00517426">
        <w:t xml:space="preserve"> </w:t>
      </w:r>
      <w:r w:rsidR="00517426" w:rsidRPr="00517426">
        <w:rPr>
          <w:noProof/>
        </w:rPr>
        <w:t>8</w:t>
      </w:r>
      <w:r w:rsidR="00517426" w:rsidRPr="00517426">
        <w:fldChar w:fldCharType="end"/>
      </w:r>
      <w:r w:rsidR="00517426">
        <w:t xml:space="preserve">. </w:t>
      </w:r>
    </w:p>
    <w:p w14:paraId="2AB3F426" w14:textId="77777777" w:rsidR="00517426" w:rsidRDefault="00517426" w:rsidP="00517426">
      <w:pPr>
        <w:pStyle w:val="BodyTextIndent"/>
        <w:keepNext/>
        <w:ind w:firstLine="0"/>
      </w:pPr>
      <w:r>
        <w:rPr>
          <w:noProof/>
          <w:kern w:val="0"/>
        </w:rPr>
        <w:drawing>
          <wp:inline distT="0" distB="0" distL="0" distR="0" wp14:anchorId="4194A6F9" wp14:editId="3E2472FF">
            <wp:extent cx="3241396" cy="996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8431" cy="1023497"/>
                    </a:xfrm>
                    <a:prstGeom prst="rect">
                      <a:avLst/>
                    </a:prstGeom>
                    <a:noFill/>
                  </pic:spPr>
                </pic:pic>
              </a:graphicData>
            </a:graphic>
          </wp:inline>
        </w:drawing>
      </w:r>
    </w:p>
    <w:p w14:paraId="511FCE5F" w14:textId="4C8A0865" w:rsidR="00F72023" w:rsidRDefault="00517426" w:rsidP="00517426">
      <w:pPr>
        <w:pStyle w:val="Caption"/>
        <w:rPr>
          <w:kern w:val="0"/>
          <w:lang w:eastAsia="zh-CN"/>
        </w:rPr>
      </w:pPr>
      <w:bookmarkStart w:id="178" w:name="_Ref64134490"/>
      <w:r w:rsidRPr="00517426">
        <w:rPr>
          <w:b/>
          <w:bCs/>
        </w:rPr>
        <w:t xml:space="preserve">FIGURE </w:t>
      </w:r>
      <w:r w:rsidRPr="00517426">
        <w:rPr>
          <w:b/>
          <w:bCs/>
        </w:rPr>
        <w:fldChar w:fldCharType="begin"/>
      </w:r>
      <w:r w:rsidRPr="00517426">
        <w:rPr>
          <w:b/>
          <w:bCs/>
        </w:rPr>
        <w:instrText xml:space="preserve"> SEQ Figure \* ARABIC </w:instrText>
      </w:r>
      <w:r w:rsidRPr="00517426">
        <w:rPr>
          <w:b/>
          <w:bCs/>
        </w:rPr>
        <w:fldChar w:fldCharType="separate"/>
      </w:r>
      <w:r w:rsidR="00070CE1">
        <w:rPr>
          <w:b/>
          <w:bCs/>
          <w:noProof/>
        </w:rPr>
        <w:t>8</w:t>
      </w:r>
      <w:r w:rsidRPr="00517426">
        <w:rPr>
          <w:b/>
          <w:bCs/>
        </w:rPr>
        <w:fldChar w:fldCharType="end"/>
      </w:r>
      <w:bookmarkEnd w:id="178"/>
      <w:r>
        <w:t>. FOUR CLASSES OF IN-PLANE SURFACE IDENTIFICATION RESULTS</w:t>
      </w:r>
    </w:p>
    <w:p w14:paraId="2CFC7FC7" w14:textId="26A575F5" w:rsidR="00517426" w:rsidRDefault="001F47F5" w:rsidP="00A5037A">
      <w:pPr>
        <w:pStyle w:val="BodyTextIndent"/>
      </w:pPr>
      <w:r>
        <w:rPr>
          <w:kern w:val="0"/>
          <w:lang w:eastAsia="zh-CN"/>
        </w:rPr>
        <w:t xml:space="preserve">In order to identify the anomalies in a surface, the depth image is </w:t>
      </w:r>
      <w:r w:rsidR="00070CE1">
        <w:rPr>
          <w:rFonts w:hint="eastAsia"/>
          <w:kern w:val="0"/>
          <w:lang w:eastAsia="zh-CN"/>
        </w:rPr>
        <w:t>se</w:t>
      </w:r>
      <w:r w:rsidR="00070CE1">
        <w:rPr>
          <w:kern w:val="0"/>
          <w:lang w:eastAsia="zh-CN"/>
        </w:rPr>
        <w:t xml:space="preserve">gmented into 100 sections </w:t>
      </w:r>
      <w:proofErr w:type="gramStart"/>
      <w:r w:rsidR="00070CE1">
        <w:rPr>
          <w:kern w:val="0"/>
          <w:lang w:eastAsia="zh-CN"/>
        </w:rPr>
        <w:t xml:space="preserve">with </w:t>
      </w:r>
      <w:proofErr w:type="gramEnd"/>
      <m:oMath>
        <m:r>
          <w:rPr>
            <w:rFonts w:ascii="Cambria Math" w:hAnsi="Cambria Math"/>
          </w:rPr>
          <m:t>30 pixels×30 pixels</m:t>
        </m:r>
      </m:oMath>
      <w:r w:rsidR="00070CE1">
        <w:t xml:space="preserve">, as shown in </w:t>
      </w:r>
      <w:r w:rsidR="006C0FDA" w:rsidRPr="006C0FDA">
        <w:fldChar w:fldCharType="begin"/>
      </w:r>
      <w:r w:rsidR="006C0FDA" w:rsidRPr="006C0FDA">
        <w:instrText xml:space="preserve"> REF _Ref64136074 \h  \* MERGEFORMAT </w:instrText>
      </w:r>
      <w:r w:rsidR="006C0FDA" w:rsidRPr="006C0FDA">
        <w:fldChar w:fldCharType="separate"/>
      </w:r>
      <w:r w:rsidR="006C0FDA" w:rsidRPr="006C0FDA">
        <w:t>Fig</w:t>
      </w:r>
      <w:r w:rsidR="006C0FDA">
        <w:t>.</w:t>
      </w:r>
      <w:r w:rsidR="006C0FDA" w:rsidRPr="006C0FDA">
        <w:t xml:space="preserve"> </w:t>
      </w:r>
      <w:r w:rsidR="006C0FDA" w:rsidRPr="006C0FDA">
        <w:rPr>
          <w:noProof/>
        </w:rPr>
        <w:t>9</w:t>
      </w:r>
      <w:r w:rsidR="006C0FDA" w:rsidRPr="006C0FDA">
        <w:fldChar w:fldCharType="end"/>
      </w:r>
      <w:r w:rsidR="006C0FDA">
        <w:t xml:space="preserve">. </w:t>
      </w:r>
      <w:r w:rsidR="00C50A4C">
        <w:t xml:space="preserve">The images are labeled by a designed </w:t>
      </w:r>
      <w:r w:rsidR="00EA7044" w:rsidRPr="00EA7044">
        <w:t xml:space="preserve">Graphical User Interface </w:t>
      </w:r>
      <w:r w:rsidR="00EA7044">
        <w:t>(</w:t>
      </w:r>
      <w:r w:rsidR="00C50A4C">
        <w:t>GUI</w:t>
      </w:r>
      <w:r w:rsidR="00EA7044">
        <w:t>)</w:t>
      </w:r>
      <w:r w:rsidR="00C50A4C">
        <w:t xml:space="preserve">. Half of images are labeled manually, and the rest are auto labeled by </w:t>
      </w:r>
      <w:r w:rsidR="00EA7044">
        <w:t xml:space="preserve">the </w:t>
      </w:r>
      <w:r w:rsidR="00A86980">
        <w:t xml:space="preserve">AE </w:t>
      </w:r>
      <w:r w:rsidR="00C50A4C">
        <w:t xml:space="preserve">which are checked by human and reclassified if necessary.  </w:t>
      </w:r>
    </w:p>
    <w:p w14:paraId="78B17B95" w14:textId="77777777" w:rsidR="00070CE1" w:rsidRDefault="00070CE1" w:rsidP="00C50A4C">
      <w:pPr>
        <w:pStyle w:val="BodyTextIndent"/>
        <w:keepNext/>
        <w:spacing w:before="240"/>
        <w:ind w:firstLine="0"/>
        <w:jc w:val="center"/>
      </w:pPr>
      <w:r>
        <w:rPr>
          <w:noProof/>
          <w:kern w:val="0"/>
        </w:rPr>
        <w:lastRenderedPageBreak/>
        <w:drawing>
          <wp:inline distT="0" distB="0" distL="0" distR="0" wp14:anchorId="57092318" wp14:editId="11E0DF6C">
            <wp:extent cx="2260396" cy="17962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5038" cy="1815784"/>
                    </a:xfrm>
                    <a:prstGeom prst="rect">
                      <a:avLst/>
                    </a:prstGeom>
                    <a:noFill/>
                  </pic:spPr>
                </pic:pic>
              </a:graphicData>
            </a:graphic>
          </wp:inline>
        </w:drawing>
      </w:r>
    </w:p>
    <w:p w14:paraId="0467A079" w14:textId="6A6E9ED4" w:rsidR="00070CE1" w:rsidRDefault="006C0FDA" w:rsidP="006C0FDA">
      <w:pPr>
        <w:pStyle w:val="Caption"/>
        <w:rPr>
          <w:kern w:val="0"/>
          <w:lang w:eastAsia="zh-CN"/>
        </w:rPr>
      </w:pPr>
      <w:bookmarkStart w:id="179" w:name="_Ref64136074"/>
      <w:r w:rsidRPr="006C0FDA">
        <w:rPr>
          <w:b/>
          <w:bCs/>
        </w:rPr>
        <w:t xml:space="preserve">FIGURE </w:t>
      </w:r>
      <w:r w:rsidR="00070CE1" w:rsidRPr="006C0FDA">
        <w:rPr>
          <w:b/>
          <w:bCs/>
        </w:rPr>
        <w:fldChar w:fldCharType="begin"/>
      </w:r>
      <w:r w:rsidR="00070CE1" w:rsidRPr="006C0FDA">
        <w:rPr>
          <w:b/>
          <w:bCs/>
        </w:rPr>
        <w:instrText xml:space="preserve"> SEQ Figure \* ARABIC </w:instrText>
      </w:r>
      <w:r w:rsidR="00070CE1" w:rsidRPr="006C0FDA">
        <w:rPr>
          <w:b/>
          <w:bCs/>
        </w:rPr>
        <w:fldChar w:fldCharType="separate"/>
      </w:r>
      <w:r w:rsidRPr="006C0FDA">
        <w:rPr>
          <w:b/>
          <w:bCs/>
          <w:noProof/>
        </w:rPr>
        <w:t>9</w:t>
      </w:r>
      <w:r w:rsidR="00070CE1" w:rsidRPr="006C0FDA">
        <w:rPr>
          <w:b/>
          <w:bCs/>
        </w:rPr>
        <w:fldChar w:fldCharType="end"/>
      </w:r>
      <w:bookmarkEnd w:id="179"/>
      <w:r w:rsidRPr="006C0FDA">
        <w:rPr>
          <w:b/>
          <w:bCs/>
        </w:rPr>
        <w:t>.</w:t>
      </w:r>
      <w:r>
        <w:t xml:space="preserve"> EXAMPLE OF DEPTH IMAGE LABELING</w:t>
      </w:r>
    </w:p>
    <w:p w14:paraId="4BD54042" w14:textId="4F0EF160" w:rsidR="00517426" w:rsidRDefault="00517426" w:rsidP="00A5037A">
      <w:pPr>
        <w:pStyle w:val="BodyTextIndent"/>
        <w:rPr>
          <w:kern w:val="0"/>
          <w:lang w:eastAsia="zh-CN"/>
        </w:rPr>
      </w:pPr>
    </w:p>
    <w:p w14:paraId="0B4EE212" w14:textId="77777777" w:rsidR="00517426" w:rsidRDefault="00517426" w:rsidP="00A5037A">
      <w:pPr>
        <w:pStyle w:val="BodyTextIndent"/>
        <w:rPr>
          <w:kern w:val="0"/>
          <w:lang w:eastAsia="zh-CN"/>
        </w:rPr>
      </w:pPr>
    </w:p>
    <w:p w14:paraId="62ED1F32" w14:textId="4ABD9BA2" w:rsidR="002F74F5" w:rsidRDefault="00374551" w:rsidP="00DF41BA">
      <w:pPr>
        <w:pStyle w:val="BodyTextIndent"/>
        <w:rPr>
          <w:kern w:val="0"/>
          <w:sz w:val="24"/>
          <w:szCs w:val="24"/>
        </w:rPr>
      </w:pPr>
      <w:r>
        <w:rPr>
          <w:kern w:val="0"/>
          <w:sz w:val="22"/>
          <w:szCs w:val="22"/>
        </w:rPr>
        <w:br/>
      </w:r>
      <w:r>
        <w:rPr>
          <w:kern w:val="0"/>
          <w:sz w:val="22"/>
          <w:szCs w:val="22"/>
        </w:rPr>
        <w:br/>
      </w:r>
    </w:p>
    <w:p w14:paraId="3DD2A605" w14:textId="77777777" w:rsidR="001B6435" w:rsidRDefault="001B6435" w:rsidP="0012344E">
      <w:pPr>
        <w:pStyle w:val="BodyTextIndent"/>
        <w:ind w:firstLine="0"/>
        <w:jc w:val="right"/>
        <w:rPr>
          <w:kern w:val="0"/>
          <w:sz w:val="24"/>
          <w:szCs w:val="24"/>
          <w:vertAlign w:val="superscript"/>
        </w:rPr>
      </w:pPr>
    </w:p>
    <w:p w14:paraId="5537D406" w14:textId="77777777" w:rsidR="00374551" w:rsidRDefault="001B6435" w:rsidP="001B6435">
      <w:pPr>
        <w:pStyle w:val="BodyTextIndent"/>
        <w:numPr>
          <w:ilvl w:val="0"/>
          <w:numId w:val="3"/>
        </w:numPr>
        <w:ind w:left="360"/>
        <w:jc w:val="left"/>
        <w:rPr>
          <w:rFonts w:ascii="Arial" w:hAnsi="Arial" w:cs="Arial"/>
          <w:b/>
          <w:kern w:val="0"/>
        </w:rPr>
      </w:pPr>
      <w:r w:rsidRPr="001B6435">
        <w:rPr>
          <w:rFonts w:ascii="Arial" w:hAnsi="Arial" w:cs="Arial"/>
          <w:b/>
          <w:kern w:val="0"/>
        </w:rPr>
        <w:t>CONCLUSION</w:t>
      </w:r>
    </w:p>
    <w:p w14:paraId="59CDCB96" w14:textId="77777777" w:rsidR="001B6435" w:rsidRPr="001B6435" w:rsidRDefault="001B6435" w:rsidP="001B6435">
      <w:pPr>
        <w:pStyle w:val="BodyTextIndent"/>
        <w:ind w:left="360" w:firstLine="0"/>
        <w:jc w:val="left"/>
        <w:rPr>
          <w:kern w:val="0"/>
        </w:rPr>
      </w:pPr>
      <w:r w:rsidRPr="001B6435">
        <w:rPr>
          <w:kern w:val="0"/>
        </w:rPr>
        <w:t>Place 3-4 line conclusion here.</w:t>
      </w:r>
    </w:p>
    <w:p w14:paraId="4708186D" w14:textId="77777777" w:rsidR="001B6435" w:rsidRDefault="001B6435" w:rsidP="001B6435">
      <w:pPr>
        <w:pStyle w:val="BodyTextIndent"/>
        <w:ind w:firstLine="0"/>
        <w:jc w:val="left"/>
        <w:rPr>
          <w:rFonts w:ascii="Arial" w:hAnsi="Arial" w:cs="Arial"/>
          <w:b/>
          <w:kern w:val="0"/>
        </w:rPr>
      </w:pPr>
    </w:p>
    <w:p w14:paraId="1C9DECC2" w14:textId="77777777" w:rsidR="001B6435" w:rsidRPr="0012344E" w:rsidRDefault="001B6435" w:rsidP="001B6435">
      <w:pPr>
        <w:pStyle w:val="BodyTextIndent"/>
        <w:ind w:firstLine="0"/>
        <w:jc w:val="left"/>
        <w:rPr>
          <w:rFonts w:ascii="Arial" w:hAnsi="Arial" w:cs="Arial"/>
          <w:b/>
          <w:kern w:val="0"/>
        </w:rPr>
      </w:pPr>
      <w:r>
        <w:rPr>
          <w:rFonts w:ascii="Arial" w:hAnsi="Arial" w:cs="Arial"/>
          <w:b/>
          <w:kern w:val="0"/>
        </w:rPr>
        <w:t>ACKNOWLEDGEMENTS</w:t>
      </w:r>
    </w:p>
    <w:p w14:paraId="71909C2D" w14:textId="77777777" w:rsidR="008B61D2" w:rsidRDefault="00374551" w:rsidP="001B6435">
      <w:pPr>
        <w:pStyle w:val="BodyTextIndent"/>
        <w:rPr>
          <w:rFonts w:ascii="Arial" w:hAnsi="Arial" w:cs="Arial"/>
          <w:b/>
          <w:kern w:val="0"/>
        </w:rPr>
      </w:pPr>
      <w:r w:rsidRPr="0012344E">
        <w:rPr>
          <w:kern w:val="0"/>
        </w:rPr>
        <w:t xml:space="preserve">Place </w:t>
      </w:r>
      <w:r w:rsidR="00D02522" w:rsidRPr="0012344E">
        <w:rPr>
          <w:kern w:val="0"/>
        </w:rPr>
        <w:t xml:space="preserve">any acknowledgements </w:t>
      </w:r>
      <w:r w:rsidRPr="0012344E">
        <w:rPr>
          <w:kern w:val="0"/>
        </w:rPr>
        <w:t>here</w:t>
      </w:r>
      <w:r w:rsidR="001B6435">
        <w:rPr>
          <w:kern w:val="0"/>
        </w:rPr>
        <w:t>.</w:t>
      </w:r>
      <w:r>
        <w:rPr>
          <w:kern w:val="0"/>
          <w:sz w:val="22"/>
          <w:szCs w:val="22"/>
        </w:rPr>
        <w:br/>
      </w:r>
      <w:r>
        <w:rPr>
          <w:kern w:val="0"/>
          <w:sz w:val="22"/>
          <w:szCs w:val="22"/>
        </w:rPr>
        <w:br/>
      </w:r>
      <w:r w:rsidRPr="0012344E">
        <w:rPr>
          <w:rFonts w:ascii="Arial" w:hAnsi="Arial" w:cs="Arial"/>
          <w:b/>
          <w:kern w:val="0"/>
        </w:rPr>
        <w:t>REFERENCES</w:t>
      </w:r>
    </w:p>
    <w:p w14:paraId="53C4520C" w14:textId="77777777" w:rsidR="00A5037A" w:rsidRDefault="001B6435" w:rsidP="00A5037A">
      <w:pPr>
        <w:pStyle w:val="BodyTextIndent"/>
        <w:rPr>
          <w:kern w:val="0"/>
        </w:rPr>
      </w:pPr>
      <w:r w:rsidRPr="00A35827">
        <w:rPr>
          <w:kern w:val="0"/>
        </w:rPr>
        <w:t xml:space="preserve">[1] Nearing, Anne G. </w:t>
      </w:r>
      <w:r w:rsidRPr="00A35827">
        <w:rPr>
          <w:i/>
          <w:kern w:val="0"/>
        </w:rPr>
        <w:t>ASME Style Guide</w:t>
      </w:r>
      <w:r w:rsidRPr="00A35827">
        <w:rPr>
          <w:kern w:val="0"/>
        </w:rPr>
        <w:t xml:space="preserve">, </w:t>
      </w:r>
      <w:r w:rsidR="00A5037A">
        <w:rPr>
          <w:kern w:val="0"/>
        </w:rPr>
        <w:t>2018</w:t>
      </w:r>
    </w:p>
    <w:p w14:paraId="1F175EA3" w14:textId="77777777" w:rsidR="00C644C9" w:rsidRDefault="00A5037A" w:rsidP="0062526A">
      <w:pPr>
        <w:pStyle w:val="BodyTextIndent"/>
        <w:rPr>
          <w:kern w:val="0"/>
          <w:sz w:val="22"/>
          <w:szCs w:val="22"/>
        </w:rPr>
      </w:pPr>
      <w:r>
        <w:rPr>
          <w:kern w:val="0"/>
        </w:rPr>
        <w:t>[2] No more than 15 references.</w:t>
      </w:r>
      <w:r w:rsidR="0062526A" w:rsidRPr="001B6435">
        <w:rPr>
          <w:kern w:val="0"/>
          <w:sz w:val="22"/>
          <w:szCs w:val="22"/>
        </w:rPr>
        <w:t xml:space="preserve"> </w:t>
      </w:r>
    </w:p>
    <w:p w14:paraId="49DA3B2A" w14:textId="77777777" w:rsidR="00C644C9" w:rsidRDefault="00C644C9" w:rsidP="0062526A">
      <w:pPr>
        <w:pStyle w:val="BodyTextIndent"/>
        <w:rPr>
          <w:kern w:val="0"/>
          <w:sz w:val="22"/>
          <w:szCs w:val="22"/>
          <w:lang w:eastAsia="zh-CN"/>
        </w:rPr>
      </w:pPr>
    </w:p>
    <w:p w14:paraId="30E57EE8" w14:textId="4F380DFA" w:rsidR="005B2C3B" w:rsidRPr="005B2C3B" w:rsidRDefault="00C644C9" w:rsidP="00F0013E">
      <w:pPr>
        <w:pStyle w:val="EndNoteBibliography"/>
        <w:pPrChange w:id="180" w:author="Javid Akhavan" w:date="2021-02-14T17:38:00Z">
          <w:pPr>
            <w:pStyle w:val="EndNoteBibliography"/>
          </w:pPr>
        </w:pPrChange>
      </w:pPr>
      <w:r>
        <w:rPr>
          <w:kern w:val="0"/>
          <w:sz w:val="22"/>
          <w:szCs w:val="22"/>
        </w:rPr>
        <w:fldChar w:fldCharType="begin"/>
      </w:r>
      <w:r>
        <w:rPr>
          <w:kern w:val="0"/>
          <w:sz w:val="22"/>
          <w:szCs w:val="22"/>
        </w:rPr>
        <w:instrText xml:space="preserve"> ADDIN EN.REFLIST </w:instrText>
      </w:r>
      <w:r>
        <w:rPr>
          <w:kern w:val="0"/>
          <w:sz w:val="22"/>
          <w:szCs w:val="22"/>
        </w:rPr>
        <w:fldChar w:fldCharType="separate"/>
      </w:r>
      <w:r w:rsidR="005B2C3B" w:rsidRPr="005B2C3B">
        <w:t xml:space="preserve">[1] Frazier, W. E., </w:t>
      </w:r>
      <w:del w:id="181" w:author="Javid Akhavan" w:date="2021-02-14T17:38:00Z">
        <w:r w:rsidR="005B2C3B" w:rsidRPr="005B2C3B" w:rsidDel="00F0013E">
          <w:delText>"</w:delText>
        </w:r>
      </w:del>
      <w:ins w:id="182" w:author="Javid Akhavan" w:date="2021-02-14T17:38:00Z">
        <w:r w:rsidR="00F0013E">
          <w:t>“</w:t>
        </w:r>
      </w:ins>
      <w:r w:rsidR="005B2C3B" w:rsidRPr="005B2C3B">
        <w:t>Metal Additive Manufacturing: A Review</w:t>
      </w:r>
      <w:del w:id="183" w:author="Javid Akhavan" w:date="2021-02-14T17:38:00Z">
        <w:r w:rsidR="005B2C3B" w:rsidRPr="005B2C3B" w:rsidDel="00F0013E">
          <w:delText xml:space="preserve">," </w:delText>
        </w:r>
      </w:del>
      <w:ins w:id="184" w:author="Javid Akhavan" w:date="2021-02-14T17:38:00Z">
        <w:r w:rsidR="00F0013E" w:rsidRPr="005B2C3B">
          <w:t>,</w:t>
        </w:r>
        <w:r w:rsidR="00F0013E">
          <w:t>”</w:t>
        </w:r>
        <w:r w:rsidR="00F0013E" w:rsidRPr="005B2C3B">
          <w:t xml:space="preserve"> </w:t>
        </w:r>
      </w:ins>
      <w:r w:rsidR="005B2C3B" w:rsidRPr="005B2C3B">
        <w:t>J Mater Eng Perform, 23(6), (2014), pp. 1917-1928.</w:t>
      </w:r>
    </w:p>
    <w:p w14:paraId="7BA3B62B" w14:textId="2A4819B7" w:rsidR="005B2C3B" w:rsidRPr="005B2C3B" w:rsidRDefault="005B2C3B" w:rsidP="00F0013E">
      <w:pPr>
        <w:pStyle w:val="EndNoteBibliography"/>
        <w:pPrChange w:id="185" w:author="Javid Akhavan" w:date="2021-02-14T17:38:00Z">
          <w:pPr>
            <w:pStyle w:val="EndNoteBibliography"/>
          </w:pPr>
        </w:pPrChange>
      </w:pPr>
      <w:r w:rsidRPr="005B2C3B">
        <w:t xml:space="preserve">[2] Liu, J., Hu, Y. M., Wu, B., and Wang, Y., </w:t>
      </w:r>
      <w:del w:id="186" w:author="Javid Akhavan" w:date="2021-02-14T17:38:00Z">
        <w:r w:rsidRPr="005B2C3B" w:rsidDel="00F0013E">
          <w:delText>"</w:delText>
        </w:r>
      </w:del>
      <w:ins w:id="187" w:author="Javid Akhavan" w:date="2021-02-14T17:38:00Z">
        <w:r w:rsidR="00F0013E">
          <w:t>“</w:t>
        </w:r>
      </w:ins>
      <w:r w:rsidRPr="005B2C3B">
        <w:t>An improved fault diagnosis approach for FDM process with acoustic emission</w:t>
      </w:r>
      <w:del w:id="188" w:author="Javid Akhavan" w:date="2021-02-14T17:38:00Z">
        <w:r w:rsidRPr="005B2C3B" w:rsidDel="00F0013E">
          <w:delText xml:space="preserve">," </w:delText>
        </w:r>
      </w:del>
      <w:ins w:id="189" w:author="Javid Akhavan" w:date="2021-02-14T17:38:00Z">
        <w:r w:rsidR="00F0013E" w:rsidRPr="005B2C3B">
          <w:t>,</w:t>
        </w:r>
        <w:r w:rsidR="00F0013E">
          <w:t>”</w:t>
        </w:r>
        <w:r w:rsidR="00F0013E" w:rsidRPr="005B2C3B">
          <w:t xml:space="preserve"> </w:t>
        </w:r>
      </w:ins>
      <w:r w:rsidRPr="005B2C3B">
        <w:t>J Manuf Process, 35, (2018), pp. 570-579.</w:t>
      </w:r>
    </w:p>
    <w:p w14:paraId="0F0A020E" w14:textId="18DB87BE" w:rsidR="005B2C3B" w:rsidRPr="005B2C3B" w:rsidRDefault="005B2C3B" w:rsidP="00F0013E">
      <w:pPr>
        <w:pStyle w:val="EndNoteBibliography"/>
        <w:pPrChange w:id="190" w:author="Javid Akhavan" w:date="2021-02-14T17:38:00Z">
          <w:pPr>
            <w:pStyle w:val="EndNoteBibliography"/>
          </w:pPr>
        </w:pPrChange>
      </w:pPr>
      <w:r w:rsidRPr="005B2C3B">
        <w:t xml:space="preserve">[3] Tapia, G., and Elwany, A., </w:t>
      </w:r>
      <w:del w:id="191" w:author="Javid Akhavan" w:date="2021-02-14T17:38:00Z">
        <w:r w:rsidRPr="005B2C3B" w:rsidDel="00F0013E">
          <w:delText>"</w:delText>
        </w:r>
      </w:del>
      <w:ins w:id="192" w:author="Javid Akhavan" w:date="2021-02-14T17:38:00Z">
        <w:r w:rsidR="00F0013E">
          <w:t>“</w:t>
        </w:r>
      </w:ins>
      <w:r w:rsidRPr="005B2C3B">
        <w:t>A Review on Process Monitoring and Control in Metal-Based Additive Manufacturing</w:t>
      </w:r>
      <w:del w:id="193" w:author="Javid Akhavan" w:date="2021-02-14T17:38:00Z">
        <w:r w:rsidRPr="005B2C3B" w:rsidDel="00F0013E">
          <w:delText xml:space="preserve">," </w:delText>
        </w:r>
      </w:del>
      <w:ins w:id="194" w:author="Javid Akhavan" w:date="2021-02-14T17:38:00Z">
        <w:r w:rsidR="00F0013E" w:rsidRPr="005B2C3B">
          <w:t>,</w:t>
        </w:r>
        <w:r w:rsidR="00F0013E">
          <w:t>”</w:t>
        </w:r>
        <w:r w:rsidR="00F0013E" w:rsidRPr="005B2C3B">
          <w:t xml:space="preserve"> </w:t>
        </w:r>
      </w:ins>
      <w:r w:rsidRPr="005B2C3B">
        <w:t>J Manuf Sci E-T Asme, 136(6), (2014).</w:t>
      </w:r>
    </w:p>
    <w:p w14:paraId="2D99806D" w14:textId="7121C6EE" w:rsidR="005B2C3B" w:rsidRPr="005B2C3B" w:rsidRDefault="005B2C3B" w:rsidP="00F0013E">
      <w:pPr>
        <w:pStyle w:val="EndNoteBibliography"/>
        <w:pPrChange w:id="195" w:author="Javid Akhavan" w:date="2021-02-14T17:38:00Z">
          <w:pPr>
            <w:pStyle w:val="EndNoteBibliography"/>
          </w:pPr>
        </w:pPrChange>
      </w:pPr>
      <w:r w:rsidRPr="005B2C3B">
        <w:t xml:space="preserve">[4] Wu, Y., He, K. T., Zhou, X. M., and Ding, W. Y., </w:t>
      </w:r>
      <w:del w:id="196" w:author="Javid Akhavan" w:date="2021-02-14T17:38:00Z">
        <w:r w:rsidRPr="005B2C3B" w:rsidDel="00F0013E">
          <w:delText>"</w:delText>
        </w:r>
      </w:del>
      <w:ins w:id="197" w:author="Javid Akhavan" w:date="2021-02-14T17:38:00Z">
        <w:r w:rsidR="00F0013E">
          <w:t>“</w:t>
        </w:r>
      </w:ins>
      <w:r w:rsidRPr="005B2C3B">
        <w:t>Machine Vision based Statistical Process Control in Fused Deposition Modeling</w:t>
      </w:r>
      <w:del w:id="198" w:author="Javid Akhavan" w:date="2021-02-14T17:38:00Z">
        <w:r w:rsidRPr="005B2C3B" w:rsidDel="00F0013E">
          <w:delText xml:space="preserve">," </w:delText>
        </w:r>
      </w:del>
      <w:ins w:id="199" w:author="Javid Akhavan" w:date="2021-02-14T17:38:00Z">
        <w:r w:rsidR="00F0013E" w:rsidRPr="005B2C3B">
          <w:t>,</w:t>
        </w:r>
        <w:r w:rsidR="00F0013E">
          <w:t>”</w:t>
        </w:r>
        <w:r w:rsidR="00F0013E" w:rsidRPr="005B2C3B">
          <w:t xml:space="preserve"> </w:t>
        </w:r>
      </w:ins>
      <w:r w:rsidRPr="005B2C3B">
        <w:t>C Ind Elect Appl, (2017), pp. 936-941.</w:t>
      </w:r>
    </w:p>
    <w:p w14:paraId="20840554" w14:textId="463B2193" w:rsidR="005B2C3B" w:rsidRPr="005B2C3B" w:rsidRDefault="005B2C3B" w:rsidP="00F0013E">
      <w:pPr>
        <w:pStyle w:val="EndNoteBibliography"/>
        <w:pPrChange w:id="200" w:author="Javid Akhavan" w:date="2021-02-14T17:38:00Z">
          <w:pPr>
            <w:pStyle w:val="EndNoteBibliography"/>
          </w:pPr>
        </w:pPrChange>
      </w:pPr>
      <w:r w:rsidRPr="005B2C3B">
        <w:t xml:space="preserve">[5] Li, Z. W., Liu, X. J., Wen, S. F., He, P. Y., Zhong, K., Wei, Q. S., Shi, Y. S., and Liu, S., </w:t>
      </w:r>
      <w:del w:id="201" w:author="Javid Akhavan" w:date="2021-02-14T17:38:00Z">
        <w:r w:rsidRPr="005B2C3B" w:rsidDel="00F0013E">
          <w:delText>"</w:delText>
        </w:r>
      </w:del>
      <w:ins w:id="202" w:author="Javid Akhavan" w:date="2021-02-14T17:38:00Z">
        <w:r w:rsidR="00F0013E">
          <w:t>“</w:t>
        </w:r>
      </w:ins>
      <w:r w:rsidRPr="005B2C3B">
        <w:t>In Situ 3D Monitoring of Geometric Signatures in the Powder-Bed-Fusion Additive Manufacturing Process via Vision Sensing Methods</w:t>
      </w:r>
      <w:del w:id="203" w:author="Javid Akhavan" w:date="2021-02-14T17:38:00Z">
        <w:r w:rsidRPr="005B2C3B" w:rsidDel="00F0013E">
          <w:delText xml:space="preserve">," </w:delText>
        </w:r>
      </w:del>
      <w:ins w:id="204" w:author="Javid Akhavan" w:date="2021-02-14T17:38:00Z">
        <w:r w:rsidR="00F0013E" w:rsidRPr="005B2C3B">
          <w:t>,</w:t>
        </w:r>
        <w:r w:rsidR="00F0013E">
          <w:t>”</w:t>
        </w:r>
        <w:r w:rsidR="00F0013E" w:rsidRPr="005B2C3B">
          <w:t xml:space="preserve"> </w:t>
        </w:r>
      </w:ins>
      <w:r w:rsidRPr="005B2C3B">
        <w:t>Sensors-Basel, 18(4), (2018).</w:t>
      </w:r>
    </w:p>
    <w:p w14:paraId="2A409DCE" w14:textId="3E2BC955" w:rsidR="005B2C3B" w:rsidRPr="005B2C3B" w:rsidRDefault="005B2C3B" w:rsidP="00F0013E">
      <w:pPr>
        <w:pStyle w:val="EndNoteBibliography"/>
        <w:pPrChange w:id="205" w:author="Javid Akhavan" w:date="2021-02-14T17:38:00Z">
          <w:pPr>
            <w:pStyle w:val="EndNoteBibliography"/>
          </w:pPr>
        </w:pPrChange>
      </w:pPr>
      <w:r w:rsidRPr="005B2C3B">
        <w:t xml:space="preserve">[6] Rodríguez-Araújo, J., and Rodríguez-Andina, J. J., </w:t>
      </w:r>
      <w:del w:id="206" w:author="Javid Akhavan" w:date="2021-02-14T17:38:00Z">
        <w:r w:rsidRPr="005B2C3B" w:rsidDel="00F0013E">
          <w:delText>"</w:delText>
        </w:r>
      </w:del>
      <w:ins w:id="207" w:author="Javid Akhavan" w:date="2021-02-14T17:38:00Z">
        <w:r w:rsidR="00F0013E">
          <w:t>“</w:t>
        </w:r>
      </w:ins>
      <w:r w:rsidRPr="005B2C3B">
        <w:t>ROS-based 3D on-line monitoring of LMD robotized cells</w:t>
      </w:r>
      <w:del w:id="208" w:author="Javid Akhavan" w:date="2021-02-14T17:38:00Z">
        <w:r w:rsidRPr="005B2C3B" w:rsidDel="00F0013E">
          <w:delText xml:space="preserve">," </w:delText>
        </w:r>
      </w:del>
      <w:ins w:id="209" w:author="Javid Akhavan" w:date="2021-02-14T17:38:00Z">
        <w:r w:rsidR="00F0013E" w:rsidRPr="005B2C3B">
          <w:t>,</w:t>
        </w:r>
        <w:r w:rsidR="00F0013E">
          <w:t>”</w:t>
        </w:r>
        <w:r w:rsidR="00F0013E" w:rsidRPr="005B2C3B">
          <w:t xml:space="preserve"> </w:t>
        </w:r>
      </w:ins>
      <w:r w:rsidRPr="005B2C3B">
        <w:t xml:space="preserve">Proc. 2015 IEEE 13th International Conference on Industrial Informatics (INDIN), IEEE, pp. 308-313, </w:t>
      </w:r>
    </w:p>
    <w:p w14:paraId="7348D912" w14:textId="78C6A089" w:rsidR="005B2C3B" w:rsidRPr="005B2C3B" w:rsidRDefault="005B2C3B" w:rsidP="00F0013E">
      <w:pPr>
        <w:pStyle w:val="EndNoteBibliography"/>
        <w:pPrChange w:id="210" w:author="Javid Akhavan" w:date="2021-02-14T17:38:00Z">
          <w:pPr>
            <w:pStyle w:val="EndNoteBibliography"/>
          </w:pPr>
        </w:pPrChange>
      </w:pPr>
      <w:r w:rsidRPr="005B2C3B">
        <w:t xml:space="preserve">[7] Scime, L., and Beuth, J., </w:t>
      </w:r>
      <w:del w:id="211" w:author="Javid Akhavan" w:date="2021-02-14T17:38:00Z">
        <w:r w:rsidRPr="005B2C3B" w:rsidDel="00F0013E">
          <w:delText>"</w:delText>
        </w:r>
      </w:del>
      <w:ins w:id="212" w:author="Javid Akhavan" w:date="2021-02-14T17:38:00Z">
        <w:r w:rsidR="00F0013E">
          <w:t>“</w:t>
        </w:r>
      </w:ins>
      <w:r w:rsidRPr="005B2C3B">
        <w:t>A multi-scale convolutional neural network for autonomous anomaly detection and classification in a laser powder bed fusion additive manufacturing process</w:t>
      </w:r>
      <w:del w:id="213" w:author="Javid Akhavan" w:date="2021-02-14T17:38:00Z">
        <w:r w:rsidRPr="005B2C3B" w:rsidDel="00F0013E">
          <w:delText xml:space="preserve">," </w:delText>
        </w:r>
      </w:del>
      <w:ins w:id="214" w:author="Javid Akhavan" w:date="2021-02-14T17:38:00Z">
        <w:r w:rsidR="00F0013E" w:rsidRPr="005B2C3B">
          <w:t>,</w:t>
        </w:r>
        <w:r w:rsidR="00F0013E">
          <w:t>”</w:t>
        </w:r>
        <w:r w:rsidR="00F0013E" w:rsidRPr="005B2C3B">
          <w:t xml:space="preserve"> </w:t>
        </w:r>
      </w:ins>
      <w:r w:rsidRPr="005B2C3B">
        <w:t>Addit Manuf, 24, (2018), pp. 273-286.</w:t>
      </w:r>
    </w:p>
    <w:p w14:paraId="780691E3" w14:textId="6D229BFC" w:rsidR="005B2C3B" w:rsidRPr="005B2C3B" w:rsidRDefault="005B2C3B" w:rsidP="00F0013E">
      <w:pPr>
        <w:pStyle w:val="EndNoteBibliography"/>
        <w:pPrChange w:id="215" w:author="Javid Akhavan" w:date="2021-02-14T17:38:00Z">
          <w:pPr>
            <w:pStyle w:val="EndNoteBibliography"/>
          </w:pPr>
        </w:pPrChange>
      </w:pPr>
      <w:r w:rsidRPr="005B2C3B">
        <w:t xml:space="preserve">[8] Senin, N., Blunt, L., and Tolley, M., </w:t>
      </w:r>
      <w:del w:id="216" w:author="Javid Akhavan" w:date="2021-02-14T17:38:00Z">
        <w:r w:rsidRPr="005B2C3B" w:rsidDel="00F0013E">
          <w:delText>"</w:delText>
        </w:r>
      </w:del>
      <w:ins w:id="217" w:author="Javid Akhavan" w:date="2021-02-14T17:38:00Z">
        <w:r w:rsidR="00F0013E">
          <w:t>“</w:t>
        </w:r>
      </w:ins>
      <w:r w:rsidRPr="005B2C3B">
        <w:t>The use of areal surface topography analysis for the inspection of micro-fabricated thin foil laser targets for ion acceleration</w:t>
      </w:r>
      <w:del w:id="218" w:author="Javid Akhavan" w:date="2021-02-14T17:38:00Z">
        <w:r w:rsidRPr="005B2C3B" w:rsidDel="00F0013E">
          <w:delText xml:space="preserve">," </w:delText>
        </w:r>
      </w:del>
      <w:ins w:id="219" w:author="Javid Akhavan" w:date="2021-02-14T17:38:00Z">
        <w:r w:rsidR="00F0013E" w:rsidRPr="005B2C3B">
          <w:t>,</w:t>
        </w:r>
        <w:r w:rsidR="00F0013E">
          <w:t>”</w:t>
        </w:r>
        <w:r w:rsidR="00F0013E" w:rsidRPr="005B2C3B">
          <w:t xml:space="preserve"> </w:t>
        </w:r>
      </w:ins>
      <w:r w:rsidRPr="005B2C3B">
        <w:t>Meas Sci Technol, 23(10), (2012).</w:t>
      </w:r>
    </w:p>
    <w:p w14:paraId="11C22017" w14:textId="776D680F" w:rsidR="005B2C3B" w:rsidRPr="005B2C3B" w:rsidRDefault="005B2C3B" w:rsidP="00F0013E">
      <w:pPr>
        <w:pStyle w:val="EndNoteBibliography"/>
        <w:pPrChange w:id="220" w:author="Javid Akhavan" w:date="2021-02-14T17:38:00Z">
          <w:pPr>
            <w:pStyle w:val="EndNoteBibliography"/>
          </w:pPr>
        </w:pPrChange>
      </w:pPr>
      <w:r w:rsidRPr="005B2C3B">
        <w:t xml:space="preserve">[9] Rusu, R. B., and Cousins, S., </w:t>
      </w:r>
      <w:del w:id="221" w:author="Javid Akhavan" w:date="2021-02-14T17:38:00Z">
        <w:r w:rsidRPr="005B2C3B" w:rsidDel="00F0013E">
          <w:delText>"</w:delText>
        </w:r>
      </w:del>
      <w:ins w:id="222" w:author="Javid Akhavan" w:date="2021-02-14T17:38:00Z">
        <w:r w:rsidR="00F0013E">
          <w:t>“</w:t>
        </w:r>
      </w:ins>
      <w:r w:rsidRPr="005B2C3B">
        <w:t>3D is here: Point Cloud Library (PCL</w:t>
      </w:r>
      <w:del w:id="223" w:author="Javid Akhavan" w:date="2021-02-14T17:38:00Z">
        <w:r w:rsidRPr="005B2C3B" w:rsidDel="00F0013E">
          <w:delText xml:space="preserve">)," </w:delText>
        </w:r>
      </w:del>
      <w:ins w:id="224" w:author="Javid Akhavan" w:date="2021-02-14T17:38:00Z">
        <w:r w:rsidR="00F0013E" w:rsidRPr="005B2C3B">
          <w:t>),</w:t>
        </w:r>
        <w:r w:rsidR="00F0013E">
          <w:t>”</w:t>
        </w:r>
        <w:r w:rsidR="00F0013E" w:rsidRPr="005B2C3B">
          <w:t xml:space="preserve"> </w:t>
        </w:r>
      </w:ins>
      <w:r w:rsidRPr="005B2C3B">
        <w:t>Ieee Int Conf Robot, (2011).</w:t>
      </w:r>
    </w:p>
    <w:p w14:paraId="7B117156" w14:textId="74C721DB" w:rsidR="005B2C3B" w:rsidRPr="005B2C3B" w:rsidRDefault="005B2C3B" w:rsidP="00F0013E">
      <w:pPr>
        <w:pStyle w:val="EndNoteBibliography"/>
        <w:pPrChange w:id="225" w:author="Javid Akhavan" w:date="2021-02-14T17:38:00Z">
          <w:pPr>
            <w:pStyle w:val="EndNoteBibliography"/>
          </w:pPr>
        </w:pPrChange>
      </w:pPr>
      <w:r w:rsidRPr="005B2C3B">
        <w:t xml:space="preserve">[10] Ruan, M., and Huber, D., </w:t>
      </w:r>
      <w:del w:id="226" w:author="Javid Akhavan" w:date="2021-02-14T17:38:00Z">
        <w:r w:rsidRPr="005B2C3B" w:rsidDel="00F0013E">
          <w:delText>"</w:delText>
        </w:r>
      </w:del>
      <w:ins w:id="227" w:author="Javid Akhavan" w:date="2021-02-14T17:38:00Z">
        <w:r w:rsidR="00F0013E">
          <w:t>“</w:t>
        </w:r>
      </w:ins>
      <w:r w:rsidRPr="005B2C3B">
        <w:t>Calibration of 3D sensors using a spherical target</w:t>
      </w:r>
      <w:del w:id="228" w:author="Javid Akhavan" w:date="2021-02-14T17:38:00Z">
        <w:r w:rsidRPr="005B2C3B" w:rsidDel="00F0013E">
          <w:delText xml:space="preserve">," </w:delText>
        </w:r>
      </w:del>
      <w:ins w:id="229" w:author="Javid Akhavan" w:date="2021-02-14T17:38:00Z">
        <w:r w:rsidR="00F0013E" w:rsidRPr="005B2C3B">
          <w:t>,</w:t>
        </w:r>
        <w:r w:rsidR="00F0013E">
          <w:t>”</w:t>
        </w:r>
        <w:r w:rsidR="00F0013E" w:rsidRPr="005B2C3B">
          <w:t xml:space="preserve"> </w:t>
        </w:r>
      </w:ins>
      <w:r w:rsidRPr="005B2C3B">
        <w:t>Proc. 2014 2nd International Conference on 3D Vision, IEEE, pp. 187-193, 2014.</w:t>
      </w:r>
    </w:p>
    <w:p w14:paraId="5FC6F651" w14:textId="3F88EBD3" w:rsidR="005B2C3B" w:rsidRPr="005B2C3B" w:rsidRDefault="005B2C3B" w:rsidP="00F0013E">
      <w:pPr>
        <w:pStyle w:val="EndNoteBibliography"/>
        <w:pPrChange w:id="230" w:author="Javid Akhavan" w:date="2021-02-14T17:38:00Z">
          <w:pPr>
            <w:pStyle w:val="EndNoteBibliography"/>
          </w:pPr>
        </w:pPrChange>
      </w:pPr>
      <w:r w:rsidRPr="005B2C3B">
        <w:t xml:space="preserve">[11] Abadi, M., Barham, P., Chen, J., Chen, Z., Davis, A., Dean, J., Devin, M., Ghemawat, S., Irving, G., and Isard, M., </w:t>
      </w:r>
      <w:del w:id="231" w:author="Javid Akhavan" w:date="2021-02-14T17:38:00Z">
        <w:r w:rsidRPr="005B2C3B" w:rsidDel="00F0013E">
          <w:delText>"</w:delText>
        </w:r>
      </w:del>
      <w:ins w:id="232" w:author="Javid Akhavan" w:date="2021-02-14T17:38:00Z">
        <w:r w:rsidR="00F0013E">
          <w:t>“</w:t>
        </w:r>
      </w:ins>
      <w:r w:rsidRPr="005B2C3B">
        <w:t>Tensorflow: A system for large-scale machine learning</w:t>
      </w:r>
      <w:del w:id="233" w:author="Javid Akhavan" w:date="2021-02-14T17:38:00Z">
        <w:r w:rsidRPr="005B2C3B" w:rsidDel="00F0013E">
          <w:delText xml:space="preserve">," </w:delText>
        </w:r>
      </w:del>
      <w:ins w:id="234" w:author="Javid Akhavan" w:date="2021-02-14T17:38:00Z">
        <w:r w:rsidR="00F0013E" w:rsidRPr="005B2C3B">
          <w:t>,</w:t>
        </w:r>
        <w:r w:rsidR="00F0013E">
          <w:t>”</w:t>
        </w:r>
        <w:r w:rsidR="00F0013E" w:rsidRPr="005B2C3B">
          <w:t xml:space="preserve"> </w:t>
        </w:r>
      </w:ins>
      <w:r w:rsidRPr="005B2C3B">
        <w:t xml:space="preserve">Proc. 12th {USENIX} symposium on operating systems design and implementation ({OSDI} 16), pp. 265-283, </w:t>
      </w:r>
    </w:p>
    <w:p w14:paraId="3CEA717B" w14:textId="42A13EF5" w:rsidR="005B2C3B" w:rsidRPr="005B2C3B" w:rsidRDefault="005B2C3B" w:rsidP="00F0013E">
      <w:pPr>
        <w:pStyle w:val="EndNoteBibliography"/>
        <w:pPrChange w:id="235" w:author="Javid Akhavan" w:date="2021-02-14T17:38:00Z">
          <w:pPr>
            <w:pStyle w:val="EndNoteBibliography"/>
          </w:pPr>
        </w:pPrChange>
      </w:pPr>
      <w:r w:rsidRPr="005B2C3B">
        <w:t xml:space="preserve">[12] Pedregosa, F., Varoquaux, G., Gramfort, A., Michel, V., Thirion, B., Grisel, O., Blondel, M., Prettenhofer, P., Weiss, R., and Dubourg, V., </w:t>
      </w:r>
      <w:del w:id="236" w:author="Javid Akhavan" w:date="2021-02-14T17:38:00Z">
        <w:r w:rsidRPr="005B2C3B" w:rsidDel="00F0013E">
          <w:delText>"</w:delText>
        </w:r>
      </w:del>
      <w:ins w:id="237" w:author="Javid Akhavan" w:date="2021-02-14T17:38:00Z">
        <w:r w:rsidR="00F0013E">
          <w:t>“</w:t>
        </w:r>
      </w:ins>
      <w:r w:rsidRPr="005B2C3B">
        <w:t>Scikit-learn: Machine learning in Python</w:t>
      </w:r>
      <w:del w:id="238" w:author="Javid Akhavan" w:date="2021-02-14T17:38:00Z">
        <w:r w:rsidRPr="005B2C3B" w:rsidDel="00F0013E">
          <w:delText xml:space="preserve">," </w:delText>
        </w:r>
      </w:del>
      <w:ins w:id="239" w:author="Javid Akhavan" w:date="2021-02-14T17:38:00Z">
        <w:r w:rsidR="00F0013E" w:rsidRPr="005B2C3B">
          <w:t>,</w:t>
        </w:r>
        <w:r w:rsidR="00F0013E">
          <w:t>”</w:t>
        </w:r>
        <w:r w:rsidR="00F0013E" w:rsidRPr="005B2C3B">
          <w:t xml:space="preserve"> </w:t>
        </w:r>
      </w:ins>
      <w:r w:rsidRPr="005B2C3B">
        <w:t>the Journal of machine Learning research, 12, (2011), pp. 2825-2830.</w:t>
      </w:r>
    </w:p>
    <w:p w14:paraId="52EFE460" w14:textId="1819E97C" w:rsidR="005B2C3B" w:rsidRPr="005B2C3B" w:rsidRDefault="005B2C3B" w:rsidP="00F0013E">
      <w:pPr>
        <w:pStyle w:val="EndNoteBibliography"/>
        <w:pPrChange w:id="240" w:author="Javid Akhavan" w:date="2021-02-14T17:38:00Z">
          <w:pPr>
            <w:pStyle w:val="EndNoteBibliography"/>
          </w:pPr>
        </w:pPrChange>
      </w:pPr>
      <w:r w:rsidRPr="005B2C3B">
        <w:t xml:space="preserve">[13] Bergstra, J., and Bengio, Y., </w:t>
      </w:r>
      <w:del w:id="241" w:author="Javid Akhavan" w:date="2021-02-14T17:38:00Z">
        <w:r w:rsidRPr="005B2C3B" w:rsidDel="00F0013E">
          <w:delText>"</w:delText>
        </w:r>
      </w:del>
      <w:ins w:id="242" w:author="Javid Akhavan" w:date="2021-02-14T17:38:00Z">
        <w:r w:rsidR="00F0013E">
          <w:t>“</w:t>
        </w:r>
      </w:ins>
      <w:r w:rsidRPr="005B2C3B">
        <w:t>Random search for hyper-parameter optimization</w:t>
      </w:r>
      <w:del w:id="243" w:author="Javid Akhavan" w:date="2021-02-14T17:38:00Z">
        <w:r w:rsidRPr="005B2C3B" w:rsidDel="00F0013E">
          <w:delText xml:space="preserve">," </w:delText>
        </w:r>
      </w:del>
      <w:ins w:id="244" w:author="Javid Akhavan" w:date="2021-02-14T17:38:00Z">
        <w:r w:rsidR="00F0013E" w:rsidRPr="005B2C3B">
          <w:t>,</w:t>
        </w:r>
        <w:r w:rsidR="00F0013E">
          <w:t>”</w:t>
        </w:r>
        <w:r w:rsidR="00F0013E" w:rsidRPr="005B2C3B">
          <w:t xml:space="preserve"> </w:t>
        </w:r>
      </w:ins>
      <w:r w:rsidRPr="005B2C3B">
        <w:t>Journal of machine learning research, 13(2), (2012).</w:t>
      </w:r>
    </w:p>
    <w:p w14:paraId="01F80C57" w14:textId="09105740" w:rsidR="001B6435" w:rsidRPr="001B6435" w:rsidRDefault="00C644C9" w:rsidP="0062526A">
      <w:pPr>
        <w:pStyle w:val="BodyTextIndent"/>
        <w:rPr>
          <w:kern w:val="0"/>
          <w:sz w:val="22"/>
          <w:szCs w:val="22"/>
        </w:rPr>
      </w:pPr>
      <w:r>
        <w:rPr>
          <w:kern w:val="0"/>
          <w:sz w:val="22"/>
          <w:szCs w:val="22"/>
        </w:rPr>
        <w:fldChar w:fldCharType="end"/>
      </w:r>
    </w:p>
    <w:sectPr w:rsidR="001B6435" w:rsidRPr="001B6435">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598E1" w14:textId="77777777" w:rsidR="00230D01" w:rsidRDefault="00230D01">
      <w:r>
        <w:separator/>
      </w:r>
    </w:p>
  </w:endnote>
  <w:endnote w:type="continuationSeparator" w:id="0">
    <w:p w14:paraId="69C68D2C" w14:textId="77777777" w:rsidR="00230D01" w:rsidRDefault="00230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22E97" w14:textId="77777777" w:rsidR="00E904C0" w:rsidRDefault="00E904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7C7D4" w14:textId="6389023A" w:rsidR="008B61D2" w:rsidRDefault="008B61D2">
    <w:pPr>
      <w:pStyle w:val="Footer"/>
    </w:pPr>
    <w:r>
      <w:tab/>
    </w:r>
    <w:r>
      <w:fldChar w:fldCharType="begin"/>
    </w:r>
    <w:r>
      <w:instrText xml:space="preserve"> PAGE  \* MERGEFORMAT </w:instrText>
    </w:r>
    <w:r>
      <w:fldChar w:fldCharType="separate"/>
    </w:r>
    <w:r w:rsidR="00180B3A">
      <w:rPr>
        <w:noProof/>
      </w:rPr>
      <w:t>5</w:t>
    </w:r>
    <w:r>
      <w:fldChar w:fldCharType="end"/>
    </w:r>
    <w:r>
      <w:tab/>
      <w:t>© 20</w:t>
    </w:r>
    <w:r w:rsidR="00E904C0">
      <w:t>21</w:t>
    </w:r>
    <w:r>
      <w:t xml:space="preserve"> by ASME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D2026" w14:textId="77777777" w:rsidR="00E904C0" w:rsidRDefault="00E904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FE931" w14:textId="77777777" w:rsidR="00230D01" w:rsidRDefault="00230D01">
      <w:r>
        <w:separator/>
      </w:r>
    </w:p>
  </w:footnote>
  <w:footnote w:type="continuationSeparator" w:id="0">
    <w:p w14:paraId="1A412E94" w14:textId="77777777" w:rsidR="00230D01" w:rsidRDefault="00230D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2BA335" w14:textId="77777777" w:rsidR="00E904C0" w:rsidRDefault="00E904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2DEF5" w14:textId="77777777" w:rsidR="00E904C0" w:rsidRDefault="00E904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7F4C" w14:textId="77777777" w:rsidR="00E904C0" w:rsidRDefault="00E904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1FE4"/>
    <w:multiLevelType w:val="hybridMultilevel"/>
    <w:tmpl w:val="E168FCEA"/>
    <w:lvl w:ilvl="0" w:tplc="65B659E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DE1BE8"/>
    <w:multiLevelType w:val="hybridMultilevel"/>
    <w:tmpl w:val="27BE1B7A"/>
    <w:lvl w:ilvl="0" w:tplc="B6821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vid Akhavan">
    <w15:presenceInfo w15:providerId="Windows Live" w15:userId="7ca973f7578797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suppressTop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M3szQzNTMzNTIxNjBT0lEKTi0uzszPAykwNKwFAH7YMDUtAAAA"/>
    <w:docVar w:name="AutoNewFlag" w:val="Yes"/>
    <w:docVar w:name="CreateASMEToolbarFlag" w:val="-1"/>
    <w:docVar w:name="EN.InstantFormat" w:val="&lt;ENInstantFormat&gt;&lt;Enabled&gt;0&lt;/Enabled&gt;&lt;ScanUnformatted&gt;1&lt;/ScanUnformatted&gt;&lt;ScanChanges&gt;1&lt;/ScanChanges&gt;&lt;Suspended&gt;0&lt;/Suspended&gt;&lt;/ENInstantFormat&gt;"/>
    <w:docVar w:name="EN.Layout" w:val="&lt;ENLayout&gt;&lt;Style&gt;ASME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fdftvffvav2pses2vmvve2yz5wzppevve9e&quot;&gt;conference_2&lt;record-ids&gt;&lt;item&gt;1&lt;/item&gt;&lt;item&gt;2&lt;/item&gt;&lt;item&gt;3&lt;/item&gt;&lt;item&gt;39&lt;/item&gt;&lt;item&gt;41&lt;/item&gt;&lt;item&gt;42&lt;/item&gt;&lt;item&gt;43&lt;/item&gt;&lt;item&gt;44&lt;/item&gt;&lt;item&gt;45&lt;/item&gt;&lt;item&gt;46&lt;/item&gt;&lt;item&gt;47&lt;/item&gt;&lt;item&gt;48&lt;/item&gt;&lt;item&gt;49&lt;/item&gt;&lt;/record-ids&gt;&lt;/item&gt;&lt;/Libraries&gt;"/>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12320"/>
    <w:rsid w:val="00013361"/>
    <w:rsid w:val="00015A8C"/>
    <w:rsid w:val="0002000E"/>
    <w:rsid w:val="000341DB"/>
    <w:rsid w:val="000552C1"/>
    <w:rsid w:val="00056CAF"/>
    <w:rsid w:val="00070814"/>
    <w:rsid w:val="00070CE1"/>
    <w:rsid w:val="00077746"/>
    <w:rsid w:val="00077B3E"/>
    <w:rsid w:val="000C7573"/>
    <w:rsid w:val="000E154F"/>
    <w:rsid w:val="000E455F"/>
    <w:rsid w:val="0011218D"/>
    <w:rsid w:val="00115CE4"/>
    <w:rsid w:val="0012344E"/>
    <w:rsid w:val="00136959"/>
    <w:rsid w:val="0014064C"/>
    <w:rsid w:val="00150624"/>
    <w:rsid w:val="00154518"/>
    <w:rsid w:val="001620EF"/>
    <w:rsid w:val="001628A5"/>
    <w:rsid w:val="00163482"/>
    <w:rsid w:val="00180B3A"/>
    <w:rsid w:val="00187C1B"/>
    <w:rsid w:val="001927A3"/>
    <w:rsid w:val="001B33DD"/>
    <w:rsid w:val="001B349C"/>
    <w:rsid w:val="001B6435"/>
    <w:rsid w:val="001B7B91"/>
    <w:rsid w:val="001E50B6"/>
    <w:rsid w:val="001E615A"/>
    <w:rsid w:val="001F47F5"/>
    <w:rsid w:val="0021527F"/>
    <w:rsid w:val="00230D01"/>
    <w:rsid w:val="0023306B"/>
    <w:rsid w:val="00241239"/>
    <w:rsid w:val="002730A9"/>
    <w:rsid w:val="0027522B"/>
    <w:rsid w:val="002941CF"/>
    <w:rsid w:val="002972C5"/>
    <w:rsid w:val="002C2D1B"/>
    <w:rsid w:val="002C4410"/>
    <w:rsid w:val="002E2E09"/>
    <w:rsid w:val="002F69E6"/>
    <w:rsid w:val="002F6EC4"/>
    <w:rsid w:val="002F74F5"/>
    <w:rsid w:val="0030254D"/>
    <w:rsid w:val="00320E59"/>
    <w:rsid w:val="00326F83"/>
    <w:rsid w:val="00345C31"/>
    <w:rsid w:val="00353465"/>
    <w:rsid w:val="00354732"/>
    <w:rsid w:val="00354C93"/>
    <w:rsid w:val="00355A46"/>
    <w:rsid w:val="00365795"/>
    <w:rsid w:val="00374551"/>
    <w:rsid w:val="00383913"/>
    <w:rsid w:val="00384EB5"/>
    <w:rsid w:val="0038795B"/>
    <w:rsid w:val="00387C59"/>
    <w:rsid w:val="00390A3A"/>
    <w:rsid w:val="003A57D7"/>
    <w:rsid w:val="003B0279"/>
    <w:rsid w:val="003B37BC"/>
    <w:rsid w:val="003B605F"/>
    <w:rsid w:val="003C369B"/>
    <w:rsid w:val="003C3F65"/>
    <w:rsid w:val="003C6AD7"/>
    <w:rsid w:val="003D1217"/>
    <w:rsid w:val="003D67D1"/>
    <w:rsid w:val="003E27FF"/>
    <w:rsid w:val="003E611A"/>
    <w:rsid w:val="003F040C"/>
    <w:rsid w:val="003F081D"/>
    <w:rsid w:val="003F272C"/>
    <w:rsid w:val="00405701"/>
    <w:rsid w:val="00407B66"/>
    <w:rsid w:val="0041564C"/>
    <w:rsid w:val="00426045"/>
    <w:rsid w:val="004302C8"/>
    <w:rsid w:val="00436701"/>
    <w:rsid w:val="00454DA5"/>
    <w:rsid w:val="00484A3F"/>
    <w:rsid w:val="004A10A1"/>
    <w:rsid w:val="004B1C3C"/>
    <w:rsid w:val="004B7B30"/>
    <w:rsid w:val="004C64C5"/>
    <w:rsid w:val="004D4E5D"/>
    <w:rsid w:val="004E3EC9"/>
    <w:rsid w:val="005035D1"/>
    <w:rsid w:val="00517426"/>
    <w:rsid w:val="00545DD0"/>
    <w:rsid w:val="00550345"/>
    <w:rsid w:val="005558AE"/>
    <w:rsid w:val="00560563"/>
    <w:rsid w:val="005607D7"/>
    <w:rsid w:val="00567493"/>
    <w:rsid w:val="00573087"/>
    <w:rsid w:val="00575C0B"/>
    <w:rsid w:val="00576B83"/>
    <w:rsid w:val="00577192"/>
    <w:rsid w:val="00586321"/>
    <w:rsid w:val="005A56E5"/>
    <w:rsid w:val="005B2C3B"/>
    <w:rsid w:val="005E0E66"/>
    <w:rsid w:val="005E134D"/>
    <w:rsid w:val="005F3ECE"/>
    <w:rsid w:val="006053A4"/>
    <w:rsid w:val="00624E2A"/>
    <w:rsid w:val="0062526A"/>
    <w:rsid w:val="00637033"/>
    <w:rsid w:val="00641FC6"/>
    <w:rsid w:val="00642EFB"/>
    <w:rsid w:val="00667138"/>
    <w:rsid w:val="00673784"/>
    <w:rsid w:val="0068311E"/>
    <w:rsid w:val="00683709"/>
    <w:rsid w:val="006A55A8"/>
    <w:rsid w:val="006B57AE"/>
    <w:rsid w:val="006B6E1D"/>
    <w:rsid w:val="006C0FDA"/>
    <w:rsid w:val="006D6B9E"/>
    <w:rsid w:val="006E1E81"/>
    <w:rsid w:val="006E23C9"/>
    <w:rsid w:val="006F2048"/>
    <w:rsid w:val="00701158"/>
    <w:rsid w:val="007044EB"/>
    <w:rsid w:val="0070642E"/>
    <w:rsid w:val="00706EBD"/>
    <w:rsid w:val="00723C9B"/>
    <w:rsid w:val="00750E63"/>
    <w:rsid w:val="00761AF5"/>
    <w:rsid w:val="00775118"/>
    <w:rsid w:val="00780AC7"/>
    <w:rsid w:val="007A0BBA"/>
    <w:rsid w:val="007A2497"/>
    <w:rsid w:val="007A3EC6"/>
    <w:rsid w:val="007B2BF3"/>
    <w:rsid w:val="007E12CC"/>
    <w:rsid w:val="007E219D"/>
    <w:rsid w:val="007E2257"/>
    <w:rsid w:val="007F5145"/>
    <w:rsid w:val="008104C8"/>
    <w:rsid w:val="00815E4E"/>
    <w:rsid w:val="008258CD"/>
    <w:rsid w:val="00826EA2"/>
    <w:rsid w:val="00860C3E"/>
    <w:rsid w:val="00871003"/>
    <w:rsid w:val="00881D2B"/>
    <w:rsid w:val="008854A3"/>
    <w:rsid w:val="00890863"/>
    <w:rsid w:val="00897EC4"/>
    <w:rsid w:val="008B61D2"/>
    <w:rsid w:val="008C095F"/>
    <w:rsid w:val="008D3B01"/>
    <w:rsid w:val="008D3F2B"/>
    <w:rsid w:val="008D5B49"/>
    <w:rsid w:val="008E363F"/>
    <w:rsid w:val="008E3FBD"/>
    <w:rsid w:val="008F6940"/>
    <w:rsid w:val="00920657"/>
    <w:rsid w:val="00924A99"/>
    <w:rsid w:val="00940364"/>
    <w:rsid w:val="009529E3"/>
    <w:rsid w:val="009552FE"/>
    <w:rsid w:val="0095565D"/>
    <w:rsid w:val="0095702A"/>
    <w:rsid w:val="00981B4E"/>
    <w:rsid w:val="00982913"/>
    <w:rsid w:val="00983612"/>
    <w:rsid w:val="00987C99"/>
    <w:rsid w:val="009A6A39"/>
    <w:rsid w:val="009A7280"/>
    <w:rsid w:val="009C3733"/>
    <w:rsid w:val="009E4E9A"/>
    <w:rsid w:val="00A056A8"/>
    <w:rsid w:val="00A06995"/>
    <w:rsid w:val="00A12F2D"/>
    <w:rsid w:val="00A16DC5"/>
    <w:rsid w:val="00A31548"/>
    <w:rsid w:val="00A35827"/>
    <w:rsid w:val="00A5037A"/>
    <w:rsid w:val="00A67F23"/>
    <w:rsid w:val="00A77D5B"/>
    <w:rsid w:val="00A86980"/>
    <w:rsid w:val="00A9258A"/>
    <w:rsid w:val="00A96B4A"/>
    <w:rsid w:val="00AB10B4"/>
    <w:rsid w:val="00AC576C"/>
    <w:rsid w:val="00AD4E35"/>
    <w:rsid w:val="00AE6FD9"/>
    <w:rsid w:val="00B22324"/>
    <w:rsid w:val="00B22528"/>
    <w:rsid w:val="00B32E10"/>
    <w:rsid w:val="00B4758C"/>
    <w:rsid w:val="00B57511"/>
    <w:rsid w:val="00B6176E"/>
    <w:rsid w:val="00B67CE2"/>
    <w:rsid w:val="00B90D99"/>
    <w:rsid w:val="00B92473"/>
    <w:rsid w:val="00B956DF"/>
    <w:rsid w:val="00BA5E35"/>
    <w:rsid w:val="00BA6992"/>
    <w:rsid w:val="00BD1F2F"/>
    <w:rsid w:val="00BE70C6"/>
    <w:rsid w:val="00BE716A"/>
    <w:rsid w:val="00BF7838"/>
    <w:rsid w:val="00C05D03"/>
    <w:rsid w:val="00C10B2B"/>
    <w:rsid w:val="00C27C0F"/>
    <w:rsid w:val="00C33685"/>
    <w:rsid w:val="00C42A47"/>
    <w:rsid w:val="00C47D96"/>
    <w:rsid w:val="00C50A4C"/>
    <w:rsid w:val="00C644C9"/>
    <w:rsid w:val="00C823A5"/>
    <w:rsid w:val="00C92BC3"/>
    <w:rsid w:val="00CA7293"/>
    <w:rsid w:val="00CB27AF"/>
    <w:rsid w:val="00CB2B22"/>
    <w:rsid w:val="00CC1430"/>
    <w:rsid w:val="00CC21FF"/>
    <w:rsid w:val="00CC61F1"/>
    <w:rsid w:val="00CE2C1A"/>
    <w:rsid w:val="00CE5538"/>
    <w:rsid w:val="00CE559E"/>
    <w:rsid w:val="00CE6DBC"/>
    <w:rsid w:val="00CF4222"/>
    <w:rsid w:val="00D02522"/>
    <w:rsid w:val="00D314DA"/>
    <w:rsid w:val="00D37448"/>
    <w:rsid w:val="00D404B8"/>
    <w:rsid w:val="00D45470"/>
    <w:rsid w:val="00D471D9"/>
    <w:rsid w:val="00D47635"/>
    <w:rsid w:val="00D8203A"/>
    <w:rsid w:val="00D84D29"/>
    <w:rsid w:val="00D85217"/>
    <w:rsid w:val="00DA1E1D"/>
    <w:rsid w:val="00DB436A"/>
    <w:rsid w:val="00DC4AA4"/>
    <w:rsid w:val="00DD78CD"/>
    <w:rsid w:val="00DE080A"/>
    <w:rsid w:val="00DF41BA"/>
    <w:rsid w:val="00DF465D"/>
    <w:rsid w:val="00E775A8"/>
    <w:rsid w:val="00E904C0"/>
    <w:rsid w:val="00E947E9"/>
    <w:rsid w:val="00EA7044"/>
    <w:rsid w:val="00EC1D31"/>
    <w:rsid w:val="00ED1DA3"/>
    <w:rsid w:val="00ED6D7B"/>
    <w:rsid w:val="00EE0BDC"/>
    <w:rsid w:val="00EE1140"/>
    <w:rsid w:val="00EF20FB"/>
    <w:rsid w:val="00F0013E"/>
    <w:rsid w:val="00F00751"/>
    <w:rsid w:val="00F01B55"/>
    <w:rsid w:val="00F057E1"/>
    <w:rsid w:val="00F142D0"/>
    <w:rsid w:val="00F27B7A"/>
    <w:rsid w:val="00F3476A"/>
    <w:rsid w:val="00F72023"/>
    <w:rsid w:val="00F77EBB"/>
    <w:rsid w:val="00F92F50"/>
    <w:rsid w:val="00F94EA3"/>
    <w:rsid w:val="00FA42FC"/>
    <w:rsid w:val="00FB0CCA"/>
    <w:rsid w:val="00FC0532"/>
    <w:rsid w:val="00FC5876"/>
    <w:rsid w:val="00FF0E87"/>
    <w:rsid w:val="00FF3A2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D9EB79"/>
  <w15:chartTrackingRefBased/>
  <w15:docId w15:val="{C06D64C9-3D48-4395-9512-D39DB2703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link w:val="BodyTextIndentChar"/>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character" w:customStyle="1" w:styleId="BodyTextIndentChar">
    <w:name w:val="Body Text Indent Char"/>
    <w:basedOn w:val="DefaultParagraphFont"/>
    <w:link w:val="BodyTextIndent"/>
    <w:rsid w:val="00D84D29"/>
    <w:rPr>
      <w:kern w:val="14"/>
    </w:rPr>
  </w:style>
  <w:style w:type="paragraph" w:styleId="Caption">
    <w:name w:val="caption"/>
    <w:basedOn w:val="Normal"/>
    <w:next w:val="Normal"/>
    <w:unhideWhenUsed/>
    <w:qFormat/>
    <w:rsid w:val="00780AC7"/>
    <w:pPr>
      <w:spacing w:after="200"/>
    </w:pPr>
    <w:rPr>
      <w:iCs/>
      <w:sz w:val="18"/>
      <w:szCs w:val="18"/>
    </w:rPr>
  </w:style>
  <w:style w:type="character" w:styleId="PlaceholderText">
    <w:name w:val="Placeholder Text"/>
    <w:basedOn w:val="DefaultParagraphFont"/>
    <w:uiPriority w:val="99"/>
    <w:semiHidden/>
    <w:rsid w:val="00637033"/>
    <w:rPr>
      <w:color w:val="808080"/>
    </w:rPr>
  </w:style>
  <w:style w:type="paragraph" w:customStyle="1" w:styleId="EndNoteBibliographyTitle">
    <w:name w:val="EndNote Bibliography Title"/>
    <w:basedOn w:val="Normal"/>
    <w:link w:val="EndNoteBibliographyTitleChar"/>
    <w:rsid w:val="00C644C9"/>
    <w:pPr>
      <w:jc w:val="center"/>
    </w:pPr>
    <w:rPr>
      <w:noProof/>
    </w:rPr>
  </w:style>
  <w:style w:type="character" w:customStyle="1" w:styleId="EndNoteBibliographyTitleChar">
    <w:name w:val="EndNote Bibliography Title Char"/>
    <w:basedOn w:val="BodyTextIndentChar"/>
    <w:link w:val="EndNoteBibliographyTitle"/>
    <w:rsid w:val="00C644C9"/>
    <w:rPr>
      <w:noProof/>
      <w:kern w:val="14"/>
    </w:rPr>
  </w:style>
  <w:style w:type="paragraph" w:customStyle="1" w:styleId="EndNoteBibliography">
    <w:name w:val="EndNote Bibliography"/>
    <w:basedOn w:val="Normal"/>
    <w:link w:val="EndNoteBibliographyChar"/>
    <w:rsid w:val="00C644C9"/>
    <w:rPr>
      <w:noProof/>
    </w:rPr>
  </w:style>
  <w:style w:type="character" w:customStyle="1" w:styleId="EndNoteBibliographyChar">
    <w:name w:val="EndNote Bibliography Char"/>
    <w:basedOn w:val="BodyTextIndentChar"/>
    <w:link w:val="EndNoteBibliography"/>
    <w:rsid w:val="00C644C9"/>
    <w:rPr>
      <w:noProof/>
      <w:kern w:val="14"/>
    </w:rPr>
  </w:style>
  <w:style w:type="paragraph" w:styleId="ListParagraph">
    <w:name w:val="List Paragraph"/>
    <w:basedOn w:val="Normal"/>
    <w:uiPriority w:val="34"/>
    <w:qFormat/>
    <w:rsid w:val="00CB2B22"/>
    <w:pPr>
      <w:suppressAutoHyphens w:val="0"/>
      <w:overflowPunct/>
      <w:autoSpaceDE/>
      <w:autoSpaceDN/>
      <w:adjustRightInd/>
      <w:spacing w:after="160" w:line="259" w:lineRule="auto"/>
      <w:ind w:left="720"/>
      <w:contextualSpacing/>
      <w:jc w:val="left"/>
      <w:textAlignment w:val="auto"/>
    </w:pPr>
    <w:rPr>
      <w:rFonts w:asciiTheme="minorHAnsi" w:eastAsiaTheme="minorEastAsia" w:hAnsiTheme="minorHAnsi" w:cstheme="minorBid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47311">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494612381">
      <w:bodyDiv w:val="1"/>
      <w:marLeft w:val="0"/>
      <w:marRight w:val="0"/>
      <w:marTop w:val="0"/>
      <w:marBottom w:val="0"/>
      <w:divBdr>
        <w:top w:val="none" w:sz="0" w:space="0" w:color="auto"/>
        <w:left w:val="none" w:sz="0" w:space="0" w:color="auto"/>
        <w:bottom w:val="none" w:sz="0" w:space="0" w:color="auto"/>
        <w:right w:val="none" w:sz="0" w:space="0" w:color="auto"/>
      </w:divBdr>
    </w:div>
    <w:div w:id="610015217">
      <w:bodyDiv w:val="1"/>
      <w:marLeft w:val="0"/>
      <w:marRight w:val="0"/>
      <w:marTop w:val="0"/>
      <w:marBottom w:val="0"/>
      <w:divBdr>
        <w:top w:val="none" w:sz="0" w:space="0" w:color="auto"/>
        <w:left w:val="none" w:sz="0" w:space="0" w:color="auto"/>
        <w:bottom w:val="none" w:sz="0" w:space="0" w:color="auto"/>
        <w:right w:val="none" w:sz="0" w:space="0" w:color="auto"/>
      </w:divBdr>
    </w:div>
    <w:div w:id="654531369">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815290917">
      <w:bodyDiv w:val="1"/>
      <w:marLeft w:val="0"/>
      <w:marRight w:val="0"/>
      <w:marTop w:val="0"/>
      <w:marBottom w:val="0"/>
      <w:divBdr>
        <w:top w:val="none" w:sz="0" w:space="0" w:color="auto"/>
        <w:left w:val="none" w:sz="0" w:space="0" w:color="auto"/>
        <w:bottom w:val="none" w:sz="0" w:space="0" w:color="auto"/>
        <w:right w:val="none" w:sz="0" w:space="0" w:color="auto"/>
      </w:divBdr>
    </w:div>
    <w:div w:id="213224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tif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BCAFD-93C5-408D-AE83-5429B7B61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ASME.dot</Template>
  <TotalTime>12</TotalTime>
  <Pages>5</Pages>
  <Words>4787</Words>
  <Characters>27287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32010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Javid Akhavan</cp:lastModifiedBy>
  <cp:revision>3</cp:revision>
  <cp:lastPrinted>2018-05-25T14:15:00Z</cp:lastPrinted>
  <dcterms:created xsi:type="dcterms:W3CDTF">2021-02-14T23:14:00Z</dcterms:created>
  <dcterms:modified xsi:type="dcterms:W3CDTF">2021-02-14T23:26:00Z</dcterms:modified>
</cp:coreProperties>
</file>